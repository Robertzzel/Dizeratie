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
      <w:r>
        <w:rPr>
          <w:rStyle w:val="35"/>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SIMULAREA ATACURILOR WI-FI</w:t>
      </w: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UTILIZAND ESP32</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0" w:author="bugs" w:date="2025-06-02T17:12:36Z"/>
          <w:rFonts w:hint="default" w:ascii="Times New Roman" w:hAnsi="Times New Roman" w:eastAsia="Times New Roman" w:cs="Times New Roman"/>
          <w:bCs/>
          <w:sz w:val="28"/>
          <w:szCs w:val="28"/>
          <w:lang w:val="en-US"/>
        </w:rPr>
      </w:pPr>
      <w:r>
        <w:rPr>
          <w:rFonts w:ascii="Times New Roman" w:hAnsi="Times New Roman" w:eastAsia="Times New Roman" w:cs="Times New Roman"/>
          <w:bCs/>
          <w:sz w:val="28"/>
          <w:szCs w:val="28"/>
        </w:rPr>
        <w:t>Coordonator științific</w:t>
      </w:r>
      <w:r>
        <w:rPr>
          <w:rFonts w:hint="default" w:ascii="Times New Roman" w:hAnsi="Times New Roman" w:eastAsia="Times New Roman" w:cs="Times New Roman"/>
          <w:bCs/>
          <w:sz w:val="28"/>
          <w:szCs w:val="28"/>
          <w:lang w:val="en-US"/>
        </w:rPr>
        <w:t>,                                                             absolvent,</w:t>
      </w:r>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r>
        <w:rPr>
          <w:rFonts w:hint="default" w:ascii="Times New Roman" w:hAnsi="Times New Roman" w:eastAsia="Times New Roman" w:cs="Times New Roman"/>
          <w:bCs/>
          <w:sz w:val="28"/>
          <w:szCs w:val="28"/>
          <w:lang w:val="en-US"/>
        </w:rPr>
        <w:t xml:space="preserve">                   ing.dipl. </w:t>
      </w:r>
      <w:r>
        <w:rPr>
          <w:rFonts w:ascii="Times New Roman" w:hAnsi="Times New Roman" w:eastAsia="Times New Roman" w:cs="Times New Roman"/>
          <w:bCs/>
          <w:sz w:val="28"/>
          <w:szCs w:val="28"/>
        </w:rPr>
        <w:t>Țuțuianu Robert</w:t>
      </w:r>
      <w:r>
        <w:rPr>
          <w:rFonts w:hint="default" w:ascii="Times New Roman" w:hAnsi="Times New Roman" w:eastAsia="Times New Roman" w:cs="Times New Roman"/>
          <w:bCs/>
          <w:sz w:val="28"/>
          <w:szCs w:val="28"/>
          <w:lang w:val="en-US"/>
        </w:rPr>
        <w:t xml:space="preserve"> </w:t>
      </w:r>
      <w:r>
        <w:rPr>
          <w:rFonts w:ascii="Times New Roman" w:hAnsi="Times New Roman" w:eastAsia="Times New Roman" w:cs="Times New Roman"/>
          <w:bCs/>
          <w:sz w:val="28"/>
          <w:szCs w:val="28"/>
        </w:rPr>
        <w: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hint="default" w:ascii="Times New Roman" w:hAnsi="Times New Roman" w:eastAsia="Times New Roman" w:cs="Times New Roman"/>
          <w:bCs/>
          <w:sz w:val="32"/>
          <w:szCs w:val="32"/>
          <w:lang w:val="en-US"/>
        </w:rPr>
      </w:pPr>
      <w:r>
        <w:rPr>
          <w:rFonts w:ascii="Times New Roman" w:hAnsi="Times New Roman" w:eastAsia="Times New Roman" w:cs="Times New Roman"/>
          <w:bCs/>
          <w:sz w:val="32"/>
          <w:szCs w:val="32"/>
        </w:rPr>
        <w:t>Iași, 202</w:t>
      </w:r>
      <w:r>
        <w:rPr>
          <w:rFonts w:hint="default" w:ascii="Times New Roman" w:hAnsi="Times New Roman" w:eastAsia="Times New Roman" w:cs="Times New Roman"/>
          <w:bCs/>
          <w:sz w:val="32"/>
          <w:szCs w:val="32"/>
          <w:lang w:val="en-US"/>
        </w:rPr>
        <w:t>5</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bookmarkStart w:id="146" w:name="_GoBack"/>
      <w:bookmarkEnd w:id="146"/>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jc w:val="center"/>
        <w:rPr>
          <w:rFonts w:hint="default" w:ascii="Times New Roman" w:hAnsi="Times New Roman" w:eastAsia="Times New Roman" w:cs="Times New Roman"/>
          <w:b w:val="0"/>
          <w:bCs/>
          <w:sz w:val="36"/>
          <w:szCs w:val="36"/>
        </w:rPr>
      </w:pPr>
    </w:p>
    <w:p>
      <w:pPr>
        <w:jc w:val="center"/>
        <w:rPr>
          <w:rFonts w:hint="default" w:ascii="Times New Roman" w:hAnsi="Times New Roman" w:eastAsia="Times New Roman" w:cs="Times New Roman"/>
          <w:b w:val="0"/>
          <w:bCs/>
          <w:sz w:val="36"/>
          <w:szCs w:val="36"/>
        </w:rPr>
      </w:pPr>
    </w:p>
    <w:p>
      <w:pPr>
        <w:jc w:val="center"/>
        <w:rPr>
          <w:rFonts w:hint="default" w:ascii="Times New Roman" w:hAnsi="Times New Roman" w:eastAsia="Times New Roman" w:cs="Times New Roman"/>
          <w:b w:val="0"/>
          <w:bCs/>
          <w:sz w:val="36"/>
          <w:szCs w:val="36"/>
        </w:rPr>
      </w:pPr>
    </w:p>
    <w:p>
      <w:pPr>
        <w:jc w:val="center"/>
        <w:rPr>
          <w:rFonts w:hint="default" w:ascii="Times New Roman" w:hAnsi="Times New Roman" w:eastAsia="Times New Roman" w:cs="Times New Roman"/>
          <w:b w:val="0"/>
          <w:bCs/>
          <w:sz w:val="36"/>
          <w:szCs w:val="36"/>
        </w:rPr>
      </w:pPr>
      <w:r>
        <w:rPr>
          <w:rFonts w:hint="default" w:ascii="Times New Roman" w:hAnsi="Times New Roman" w:eastAsia="Times New Roman" w:cs="Times New Roman"/>
          <w:b w:val="0"/>
          <w:bCs/>
          <w:sz w:val="36"/>
          <w:szCs w:val="36"/>
        </w:rPr>
        <w:t>DECLARAŢIE DE ASUMARE A AUTENTICITĂŢII</w:t>
      </w:r>
    </w:p>
    <w:p>
      <w:pPr>
        <w:jc w:val="center"/>
        <w:rPr>
          <w:rFonts w:hint="default" w:ascii="Times New Roman" w:hAnsi="Times New Roman" w:eastAsia="Times New Roman" w:cs="Times New Roman"/>
          <w:b w:val="0"/>
          <w:bCs/>
          <w:sz w:val="36"/>
          <w:szCs w:val="36"/>
        </w:rPr>
      </w:pPr>
      <w:r>
        <w:rPr>
          <w:rFonts w:hint="default" w:ascii="Times New Roman" w:hAnsi="Times New Roman" w:eastAsia="Times New Roman" w:cs="Times New Roman"/>
          <w:b w:val="0"/>
          <w:bCs/>
          <w:sz w:val="36"/>
          <w:szCs w:val="36"/>
        </w:rPr>
        <w:t>PROIECTULUI DE DIPLOMĂ</w:t>
      </w:r>
    </w:p>
    <w:p>
      <w:pPr>
        <w:jc w:val="center"/>
        <w:rPr>
          <w:rFonts w:hint="default" w:ascii="Times New Roman" w:hAnsi="Times New Roman" w:eastAsia="Times New Roman" w:cs="Times New Roman"/>
          <w:b w:val="0"/>
          <w:bCs/>
          <w:sz w:val="30"/>
          <w:szCs w:val="30"/>
        </w:rPr>
      </w:pPr>
    </w:p>
    <w:p>
      <w:pPr>
        <w:jc w:val="center"/>
        <w:rPr>
          <w:rFonts w:hint="default" w:ascii="Times New Roman" w:hAnsi="Times New Roman" w:eastAsia="Times New Roman" w:cs="Times New Roman"/>
          <w:b w:val="0"/>
          <w:bCs/>
          <w:sz w:val="30"/>
          <w:szCs w:val="30"/>
        </w:rPr>
      </w:pPr>
    </w:p>
    <w:p>
      <w:pPr>
        <w:jc w:val="left"/>
        <w:rPr>
          <w:rFonts w:hint="default" w:ascii="Times New Roman" w:hAnsi="Times New Roman" w:eastAsia="Times New Roman" w:cs="Times New Roman"/>
          <w:b w:val="0"/>
          <w:bCs/>
          <w:sz w:val="30"/>
          <w:szCs w:val="30"/>
          <w:lang w:val="en-US"/>
        </w:rPr>
      </w:pPr>
      <w:r>
        <w:rPr>
          <w:rFonts w:hint="default" w:ascii="Times New Roman" w:hAnsi="Times New Roman" w:eastAsia="Times New Roman" w:cs="Times New Roman"/>
          <w:b w:val="0"/>
          <w:bCs/>
          <w:sz w:val="30"/>
          <w:szCs w:val="30"/>
        </w:rPr>
        <w:t>Subsemnatul</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bCs w:val="0"/>
          <w:sz w:val="30"/>
          <w:szCs w:val="30"/>
          <w:lang w:val="en-US"/>
        </w:rPr>
        <w:t>TUTUIANU ROBERT-CONSTANTIN</w:t>
      </w:r>
      <w:r>
        <w:rPr>
          <w:rFonts w:hint="default" w:ascii="Times New Roman" w:hAnsi="Times New Roman" w:eastAsia="Times New Roman" w:cs="Times New Roman"/>
          <w:b w:val="0"/>
          <w:bCs/>
          <w:sz w:val="30"/>
          <w:szCs w:val="30"/>
        </w:rPr>
        <w:t>,</w:t>
      </w:r>
      <w:r>
        <w:rPr>
          <w:rFonts w:hint="default" w:ascii="Times New Roman" w:hAnsi="Times New Roman" w:eastAsia="Times New Roman" w:cs="Times New Roman"/>
          <w:b w:val="0"/>
          <w:bCs/>
          <w:sz w:val="30"/>
          <w:szCs w:val="30"/>
          <w:lang w:val="en-US"/>
        </w:rPr>
        <w:t xml:space="preserve"> </w:t>
      </w:r>
    </w:p>
    <w:p>
      <w:pPr>
        <w:jc w:val="left"/>
        <w:rPr>
          <w:rFonts w:hint="default" w:ascii="Times New Roman" w:hAnsi="Times New Roman" w:eastAsia="Times New Roman" w:cs="Times New Roman"/>
          <w:b w:val="0"/>
          <w:bCs/>
          <w:sz w:val="30"/>
          <w:szCs w:val="30"/>
          <w:lang w:val="en-US"/>
        </w:rPr>
      </w:pPr>
      <w:r>
        <w:rPr>
          <w:rFonts w:hint="default" w:ascii="Times New Roman" w:hAnsi="Times New Roman" w:eastAsia="Times New Roman" w:cs="Times New Roman"/>
          <w:b w:val="0"/>
          <w:bCs/>
          <w:sz w:val="30"/>
          <w:szCs w:val="30"/>
        </w:rPr>
        <w:t xml:space="preserve">legitimat cu </w:t>
      </w:r>
      <w:r>
        <w:rPr>
          <w:rFonts w:hint="default" w:ascii="Times New Roman" w:hAnsi="Times New Roman" w:eastAsia="Times New Roman" w:cs="Times New Roman"/>
          <w:b/>
          <w:bCs w:val="0"/>
          <w:sz w:val="30"/>
          <w:szCs w:val="30"/>
          <w:lang w:val="en-US"/>
        </w:rPr>
        <w:t>C.I.</w:t>
      </w:r>
      <w:r>
        <w:rPr>
          <w:rFonts w:hint="default" w:ascii="Times New Roman" w:hAnsi="Times New Roman" w:eastAsia="Times New Roman" w:cs="Times New Roman"/>
          <w:b w:val="0"/>
          <w:bCs/>
          <w:sz w:val="30"/>
          <w:szCs w:val="30"/>
        </w:rPr>
        <w:t xml:space="preserve"> seria </w:t>
      </w:r>
      <w:r>
        <w:rPr>
          <w:rFonts w:hint="default" w:ascii="Times New Roman" w:hAnsi="Times New Roman" w:eastAsia="Times New Roman" w:cs="Times New Roman"/>
          <w:b/>
          <w:bCs w:val="0"/>
          <w:sz w:val="30"/>
          <w:szCs w:val="30"/>
          <w:lang w:val="en-US"/>
        </w:rPr>
        <w:t>NZ</w:t>
      </w:r>
      <w:r>
        <w:rPr>
          <w:rFonts w:hint="default" w:ascii="Times New Roman" w:hAnsi="Times New Roman" w:eastAsia="Times New Roman" w:cs="Times New Roman"/>
          <w:b w:val="0"/>
          <w:bCs/>
          <w:sz w:val="30"/>
          <w:szCs w:val="30"/>
        </w:rPr>
        <w:t xml:space="preserve"> nr.</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bCs w:val="0"/>
          <w:sz w:val="30"/>
          <w:szCs w:val="30"/>
          <w:lang w:val="en-US"/>
        </w:rPr>
        <w:t>046219</w:t>
      </w:r>
      <w:r>
        <w:rPr>
          <w:rFonts w:hint="default" w:ascii="Times New Roman" w:hAnsi="Times New Roman" w:eastAsia="Times New Roman" w:cs="Times New Roman"/>
          <w:b w:val="0"/>
          <w:bCs/>
          <w:sz w:val="30"/>
          <w:szCs w:val="30"/>
        </w:rPr>
        <w:t xml:space="preserve"> , CNP</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bCs w:val="0"/>
          <w:sz w:val="30"/>
          <w:szCs w:val="30"/>
          <w:lang w:val="en-US"/>
        </w:rPr>
        <w:t>5010410270016</w:t>
      </w:r>
    </w:p>
    <w:p>
      <w:pPr>
        <w:jc w:val="left"/>
        <w:rPr>
          <w:rFonts w:hint="default" w:ascii="Times New Roman" w:hAnsi="Times New Roman" w:eastAsia="Times New Roman" w:cs="Times New Roman"/>
          <w:b w:val="0"/>
          <w:bCs/>
          <w:sz w:val="30"/>
          <w:szCs w:val="30"/>
          <w:lang w:val="en-US"/>
        </w:rPr>
      </w:pPr>
      <w:r>
        <w:rPr>
          <w:rFonts w:hint="default" w:ascii="Times New Roman" w:hAnsi="Times New Roman" w:eastAsia="Times New Roman" w:cs="Times New Roman"/>
          <w:b w:val="0"/>
          <w:bCs/>
          <w:sz w:val="30"/>
          <w:szCs w:val="30"/>
        </w:rPr>
        <w:t xml:space="preserve">autorul lucrării </w:t>
      </w:r>
      <w:r>
        <w:rPr>
          <w:rFonts w:hint="default" w:ascii="Times New Roman" w:hAnsi="Times New Roman" w:eastAsia="Times New Roman" w:cs="Times New Roman"/>
          <w:b/>
          <w:bCs w:val="0"/>
          <w:sz w:val="30"/>
          <w:szCs w:val="30"/>
          <w:lang w:val="en-US"/>
        </w:rPr>
        <w:t>SIMULAREA ATACURILOR WI-FI UTILIZAND ESP32</w:t>
      </w:r>
    </w:p>
    <w:p>
      <w:pPr>
        <w:jc w:val="left"/>
        <w:rPr>
          <w:rFonts w:hint="default" w:ascii="Times New Roman" w:hAnsi="Times New Roman" w:eastAsia="Times New Roman" w:cs="Times New Roman"/>
          <w:b w:val="0"/>
          <w:bCs/>
          <w:sz w:val="30"/>
          <w:szCs w:val="30"/>
        </w:rPr>
      </w:pPr>
      <w:r>
        <w:rPr>
          <w:rFonts w:hint="default" w:ascii="Times New Roman" w:hAnsi="Times New Roman" w:eastAsia="Times New Roman" w:cs="Times New Roman"/>
          <w:b w:val="0"/>
          <w:bCs/>
          <w:sz w:val="30"/>
          <w:szCs w:val="30"/>
        </w:rPr>
        <w:t xml:space="preserve">elaborată în vederea susţinerii examenului de finalizare a studiilor de </w:t>
      </w:r>
      <w:r>
        <w:rPr>
          <w:rFonts w:hint="default" w:ascii="Times New Roman" w:hAnsi="Times New Roman" w:eastAsia="Times New Roman" w:cs="Times New Roman"/>
          <w:b w:val="0"/>
          <w:bCs/>
          <w:sz w:val="30"/>
          <w:szCs w:val="30"/>
          <w:lang w:val="en-US"/>
        </w:rPr>
        <w:t>master</w:t>
      </w:r>
      <w:r>
        <w:rPr>
          <w:rFonts w:hint="default" w:ascii="Times New Roman" w:hAnsi="Times New Roman" w:eastAsia="Times New Roman" w:cs="Times New Roman"/>
          <w:b w:val="0"/>
          <w:bCs/>
          <w:sz w:val="30"/>
          <w:szCs w:val="30"/>
        </w:rPr>
        <w:t>, programul</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 xml:space="preserve">de studii </w:t>
      </w:r>
      <w:r>
        <w:rPr>
          <w:rFonts w:hint="default" w:ascii="Times New Roman" w:hAnsi="Times New Roman" w:eastAsia="Times New Roman" w:cs="Times New Roman"/>
          <w:b/>
          <w:bCs w:val="0"/>
          <w:sz w:val="30"/>
          <w:szCs w:val="30"/>
          <w:lang w:val="en-US"/>
        </w:rPr>
        <w:t>SECURITATEA SPATIULUI CIBERNETIC</w:t>
      </w:r>
      <w:r>
        <w:rPr>
          <w:rFonts w:hint="default" w:ascii="Times New Roman" w:hAnsi="Times New Roman" w:eastAsia="Times New Roman" w:cs="Times New Roman"/>
          <w:b w:val="0"/>
          <w:bCs/>
          <w:sz w:val="30"/>
          <w:szCs w:val="30"/>
        </w:rPr>
        <w:t xml:space="preserve"> organizat de către Facultatea de</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Automatică şi Calculatoare din cadrul Universităţii Tehnice „Gheorghe Asachi” din</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 xml:space="preserve">Iaşi, sesiunea </w:t>
      </w:r>
      <w:r>
        <w:rPr>
          <w:rFonts w:hint="default" w:ascii="Times New Roman" w:hAnsi="Times New Roman" w:eastAsia="Times New Roman" w:cs="Times New Roman"/>
          <w:b/>
          <w:bCs w:val="0"/>
          <w:sz w:val="30"/>
          <w:szCs w:val="30"/>
          <w:lang w:val="en-US"/>
        </w:rPr>
        <w:t>IUNIE 2023</w:t>
      </w:r>
      <w:r>
        <w:rPr>
          <w:rFonts w:hint="default" w:ascii="Times New Roman" w:hAnsi="Times New Roman" w:eastAsia="Times New Roman" w:cs="Times New Roman"/>
          <w:b w:val="0"/>
          <w:bCs/>
          <w:sz w:val="30"/>
          <w:szCs w:val="30"/>
        </w:rPr>
        <w:t xml:space="preserve"> a anului universitar </w:t>
      </w:r>
      <w:r>
        <w:rPr>
          <w:rFonts w:hint="default" w:ascii="Times New Roman" w:hAnsi="Times New Roman" w:eastAsia="Times New Roman" w:cs="Times New Roman"/>
          <w:b/>
          <w:bCs w:val="0"/>
          <w:sz w:val="30"/>
          <w:szCs w:val="30"/>
          <w:lang w:val="en-US"/>
        </w:rPr>
        <w:t>2024-2025</w:t>
      </w:r>
      <w:r>
        <w:rPr>
          <w:rFonts w:hint="default" w:ascii="Times New Roman" w:hAnsi="Times New Roman" w:eastAsia="Times New Roman" w:cs="Times New Roman"/>
          <w:b w:val="0"/>
          <w:bCs/>
          <w:sz w:val="30"/>
          <w:szCs w:val="30"/>
        </w:rPr>
        <w:t>, luând în</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considerare conţinutul Art. 34 din Codul de etică universitară al Universităţii Tehnice</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„Gheorghe Asachi” din Iaşi (Manualul Procedurilor, UTI.POM.02 - Funcţionarea</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Comisiei de etică universitară), declar pe proprie răspundere, că această lucrare este</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rezultatul propriei activităţi intelectuale, nu conţine porţiuni plagiate, iar sursele</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bibliografice au fost folosite cu respectarea legislaţiei române (legea 8/1996) şi a</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convenţiilor internaţionale privind drepturile de autor.</w:t>
      </w:r>
    </w:p>
    <w:p>
      <w:pPr>
        <w:jc w:val="left"/>
        <w:rPr>
          <w:rFonts w:hint="default" w:ascii="Times New Roman" w:hAnsi="Times New Roman" w:eastAsia="Times New Roman" w:cs="Times New Roman"/>
          <w:b w:val="0"/>
          <w:bCs/>
          <w:sz w:val="30"/>
          <w:szCs w:val="30"/>
        </w:rPr>
      </w:pPr>
    </w:p>
    <w:p>
      <w:pPr>
        <w:ind w:firstLine="1280" w:firstLineChars="0"/>
        <w:jc w:val="both"/>
        <w:rPr>
          <w:rFonts w:hint="default" w:ascii="Times New Roman" w:hAnsi="Times New Roman" w:eastAsia="Times New Roman" w:cs="Times New Roman"/>
          <w:b w:val="0"/>
          <w:bCs/>
          <w:sz w:val="30"/>
          <w:szCs w:val="30"/>
        </w:rPr>
      </w:pPr>
      <w:r>
        <w:rPr>
          <w:rFonts w:hint="default" w:ascii="Times New Roman" w:hAnsi="Times New Roman" w:eastAsia="Times New Roman" w:cs="Times New Roman"/>
          <w:b w:val="0"/>
          <w:bCs/>
          <w:sz w:val="30"/>
          <w:szCs w:val="30"/>
        </w:rPr>
        <w:t xml:space="preserve">Data </w:t>
      </w:r>
      <w:r>
        <w:rPr>
          <w:rFonts w:hint="default" w:ascii="Times New Roman" w:hAnsi="Times New Roman" w:eastAsia="Times New Roman" w:cs="Times New Roman"/>
          <w:b w:val="0"/>
          <w:bCs/>
          <w:sz w:val="30"/>
          <w:szCs w:val="30"/>
          <w:lang w:val="en-US"/>
        </w:rPr>
        <w:t xml:space="preserve">                                                                  </w:t>
      </w:r>
      <w:r>
        <w:rPr>
          <w:rFonts w:hint="default" w:ascii="Times New Roman" w:hAnsi="Times New Roman" w:eastAsia="Times New Roman" w:cs="Times New Roman"/>
          <w:b w:val="0"/>
          <w:bCs/>
          <w:sz w:val="30"/>
          <w:szCs w:val="30"/>
        </w:rPr>
        <w:t>Semnătura</w:t>
      </w:r>
    </w:p>
    <w:p>
      <w:pPr>
        <w:ind w:firstLine="800" w:firstLineChars="250"/>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 xml:space="preserve">06.06.2025                                                   </w:t>
      </w:r>
      <w:r>
        <w:rPr>
          <w:rFonts w:hint="default" w:ascii="Times New Roman" w:hAnsi="Times New Roman" w:eastAsia="Times New Roman" w:cs="Times New Roman"/>
          <w:b/>
          <w:sz w:val="32"/>
          <w:szCs w:val="32"/>
          <w:lang w:val="en-US"/>
        </w:rPr>
        <w:drawing>
          <wp:inline distT="0" distB="0" distL="114300" distR="114300">
            <wp:extent cx="1303020" cy="541020"/>
            <wp:effectExtent l="0" t="0" r="0" b="5080"/>
            <wp:docPr id="8" name="Picture 8"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gnature"/>
                    <pic:cNvPicPr>
                      <a:picLocks noChangeAspect="1"/>
                    </pic:cNvPicPr>
                  </pic:nvPicPr>
                  <pic:blipFill>
                    <a:blip r:embed="rId10"/>
                    <a:stretch>
                      <a:fillRect/>
                    </a:stretch>
                  </pic:blipFill>
                  <pic:spPr>
                    <a:xfrm>
                      <a:off x="0" y="0"/>
                      <a:ext cx="1303020" cy="541020"/>
                    </a:xfrm>
                    <a:prstGeom prst="rect">
                      <a:avLst/>
                    </a:prstGeom>
                  </pic:spPr>
                </pic:pic>
              </a:graphicData>
            </a:graphic>
          </wp:inline>
        </w:drawing>
      </w: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sdt>
      <w:sdtPr>
        <w:rPr>
          <w:rFonts w:ascii="Times New Roman" w:hAnsi="Times New Roman" w:eastAsia="Arial" w:cs="Times New Roman"/>
          <w:color w:val="auto"/>
          <w:sz w:val="22"/>
          <w:szCs w:val="22"/>
          <w:lang w:val="ro"/>
        </w:rPr>
        <w:id w:val="-1"/>
        <w:docPartObj>
          <w:docPartGallery w:val="Table of Contents"/>
          <w:docPartUnique/>
        </w:docPartObj>
      </w:sdtPr>
      <w:sdtEndPr>
        <w:rPr>
          <w:rFonts w:ascii="Times New Roman" w:hAnsi="Times New Roman" w:eastAsia="Arial" w:cs="Times New Roman"/>
          <w:b/>
          <w:bCs/>
          <w:color w:val="auto"/>
          <w:sz w:val="22"/>
          <w:szCs w:val="22"/>
          <w:lang w:val="ro"/>
        </w:rPr>
      </w:sdtEndPr>
      <w:sdtContent>
        <w:p>
          <w:pPr>
            <w:pStyle w:val="33"/>
            <w:rPr>
              <w:rFonts w:ascii="Times New Roman" w:hAnsi="Times New Roman" w:cs="Times New Roman"/>
            </w:rPr>
          </w:pPr>
          <w:r>
            <w:rPr>
              <w:rFonts w:ascii="Times New Roman" w:hAnsi="Times New Roman" w:cs="Times New Roman"/>
            </w:rPr>
            <w:t>Cuprins</w:t>
          </w:r>
        </w:p>
        <w:p/>
        <w:p>
          <w:pPr>
            <w:pStyle w:val="20"/>
            <w:tabs>
              <w:tab w:val="right" w:leader="dot" w:pos="9357"/>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_Toc554191665 </w:instrText>
          </w:r>
          <w:r>
            <w:rPr>
              <w:rFonts w:ascii="Times New Roman" w:hAnsi="Times New Roman" w:cs="Times New Roman"/>
            </w:rPr>
            <w:fldChar w:fldCharType="separate"/>
          </w:r>
          <w:r>
            <w:rPr>
              <w:rFonts w:ascii="Times New Roman" w:hAnsi="Times New Roman" w:cs="Times New Roman"/>
            </w:rPr>
            <w:t>1. Introducere</w:t>
          </w:r>
          <w:r>
            <w:tab/>
          </w:r>
          <w:r>
            <w:fldChar w:fldCharType="begin"/>
          </w:r>
          <w:r>
            <w:instrText xml:space="preserve"> PAGEREF _Toc554191665 \h </w:instrText>
          </w:r>
          <w:r>
            <w:fldChar w:fldCharType="separate"/>
          </w:r>
          <w:r>
            <w:t>1</w:t>
          </w:r>
          <w:r>
            <w:fldChar w:fldCharType="end"/>
          </w:r>
          <w:r>
            <w:rPr>
              <w:rFonts w:ascii="Times New Roman" w:hAnsi="Times New Roman" w:cs="Times New Roman"/>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_Toc976728025 </w:instrText>
          </w:r>
          <w:r>
            <w:rPr>
              <w:rFonts w:ascii="Times New Roman" w:hAnsi="Times New Roman" w:cs="Times New Roman"/>
              <w:bCs/>
            </w:rPr>
            <w:fldChar w:fldCharType="separate"/>
          </w:r>
          <w:r>
            <w:rPr>
              <w:rFonts w:ascii="Times New Roman" w:hAnsi="Times New Roman" w:cs="Times New Roman"/>
            </w:rPr>
            <w:t>2. Documentarea problemei</w:t>
          </w:r>
          <w:r>
            <w:tab/>
          </w:r>
          <w:r>
            <w:fldChar w:fldCharType="begin"/>
          </w:r>
          <w:r>
            <w:instrText xml:space="preserve"> PAGEREF _Toc976728025 \h </w:instrText>
          </w:r>
          <w:r>
            <w:fldChar w:fldCharType="separate"/>
          </w:r>
          <w:r>
            <w:t>2</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_Toc1489103763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 Aplicatii software și hardware pentru testarea securității Wi-Fi</w:t>
          </w:r>
          <w:r>
            <w:tab/>
          </w:r>
          <w:r>
            <w:fldChar w:fldCharType="begin"/>
          </w:r>
          <w:r>
            <w:instrText xml:space="preserve"> PAGEREF _Toc1489103763 \h </w:instrText>
          </w:r>
          <w:r>
            <w:fldChar w:fldCharType="separate"/>
          </w:r>
          <w:r>
            <w:t>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_Toc492220428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2.1.1 Aircrack-ng</w:t>
          </w:r>
          <w:r>
            <w:tab/>
          </w:r>
          <w:r>
            <w:fldChar w:fldCharType="begin"/>
          </w:r>
          <w:r>
            <w:instrText xml:space="preserve"> PAGEREF _Toc492220428 \h </w:instrText>
          </w:r>
          <w:r>
            <w:fldChar w:fldCharType="separate"/>
          </w:r>
          <w:r>
            <w:t>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_Toc1599578674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2.1.2 Wireshark</w:t>
          </w:r>
          <w:r>
            <w:tab/>
          </w:r>
          <w:r>
            <w:fldChar w:fldCharType="begin"/>
          </w:r>
          <w:r>
            <w:instrText xml:space="preserve"> PAGEREF _Toc1599578674 \h </w:instrText>
          </w:r>
          <w:r>
            <w:fldChar w:fldCharType="separate"/>
          </w:r>
          <w:r>
            <w:t>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_Toc1991078513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2.1.3 Wifite</w:t>
          </w:r>
          <w:r>
            <w:tab/>
          </w:r>
          <w:r>
            <w:fldChar w:fldCharType="begin"/>
          </w:r>
          <w:r>
            <w:instrText xml:space="preserve"> PAGEREF _Toc1991078513 \h </w:instrText>
          </w:r>
          <w:r>
            <w:fldChar w:fldCharType="separate"/>
          </w:r>
          <w:r>
            <w:t>3</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_Toc97341601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2.1.4 ESP8266 Deauther</w:t>
          </w:r>
          <w:r>
            <w:tab/>
          </w:r>
          <w:r>
            <w:fldChar w:fldCharType="begin"/>
          </w:r>
          <w:r>
            <w:instrText xml:space="preserve"> PAGEREF _Toc97341601 \h </w:instrText>
          </w:r>
          <w:r>
            <w:fldChar w:fldCharType="separate"/>
          </w:r>
          <w:r>
            <w:t>3</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_Toc1876198843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2.1.5 Alte soluții</w:t>
          </w:r>
          <w:r>
            <w:tab/>
          </w:r>
          <w:r>
            <w:fldChar w:fldCharType="begin"/>
          </w:r>
          <w:r>
            <w:instrText xml:space="preserve"> PAGEREF _Toc1876198843 \h </w:instrText>
          </w:r>
          <w:r>
            <w:fldChar w:fldCharType="separate"/>
          </w:r>
          <w:r>
            <w:t>3</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_Toc447416159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2.2 Poziționarea proiectului actual</w:t>
          </w:r>
          <w:r>
            <w:tab/>
          </w:r>
          <w:r>
            <w:fldChar w:fldCharType="begin"/>
          </w:r>
          <w:r>
            <w:instrText xml:space="preserve"> PAGEREF _Toc447416159 \h </w:instrText>
          </w:r>
          <w:r>
            <w:fldChar w:fldCharType="separate"/>
          </w:r>
          <w:r>
            <w:t>4</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_Toc523343132 </w:instrText>
          </w:r>
          <w:r>
            <w:rPr>
              <w:rFonts w:ascii="Times New Roman" w:hAnsi="Times New Roman" w:cs="Times New Roman"/>
              <w:bCs/>
            </w:rPr>
            <w:fldChar w:fldCharType="separate"/>
          </w:r>
          <w:r>
            <w:t>3. Abordare teoretică</w:t>
          </w:r>
          <w:r>
            <w:tab/>
          </w:r>
          <w:r>
            <w:fldChar w:fldCharType="begin"/>
          </w:r>
          <w:r>
            <w:instrText xml:space="preserve"> PAGEREF _Toc523343132 \h </w:instrText>
          </w:r>
          <w:r>
            <w:fldChar w:fldCharType="separate"/>
          </w:r>
          <w:r>
            <w:t>5</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_Toc2093432715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3.1 Utilizarea aplicatiei</w:t>
          </w:r>
          <w:r>
            <w:tab/>
          </w:r>
          <w:r>
            <w:fldChar w:fldCharType="begin"/>
          </w:r>
          <w:r>
            <w:instrText xml:space="preserve"> PAGEREF _Toc2093432715 \h </w:instrText>
          </w:r>
          <w:r>
            <w:fldChar w:fldCharType="separate"/>
          </w:r>
          <w:r>
            <w:t>5</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_Toc155079736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3.2 Scenarii de Utilizare</w:t>
          </w:r>
          <w:r>
            <w:tab/>
          </w:r>
          <w:r>
            <w:fldChar w:fldCharType="begin"/>
          </w:r>
          <w:r>
            <w:instrText xml:space="preserve"> PAGEREF _Toc155079736 \h </w:instrText>
          </w:r>
          <w:r>
            <w:fldChar w:fldCharType="separate"/>
          </w:r>
          <w:r>
            <w:t>5</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_Toc2120499200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 xml:space="preserve">3.2.1 </w:t>
          </w:r>
          <w:r>
            <w:rPr>
              <w:rFonts w:hint="default" w:ascii="Times New Roman" w:hAnsi="Times New Roman" w:eastAsia="SimSun" w:cs="Times New Roman"/>
              <w:bCs/>
              <w:kern w:val="0"/>
              <w:szCs w:val="24"/>
              <w:lang w:val="en-US" w:eastAsia="zh-CN" w:bidi="ar"/>
            </w:rPr>
            <w:t>Utilizator neconectat la ESP32</w:t>
          </w:r>
          <w:r>
            <w:tab/>
          </w:r>
          <w:r>
            <w:fldChar w:fldCharType="begin"/>
          </w:r>
          <w:r>
            <w:instrText xml:space="preserve"> PAGEREF _Toc2120499200 \h </w:instrText>
          </w:r>
          <w:r>
            <w:fldChar w:fldCharType="separate"/>
          </w:r>
          <w:r>
            <w:t>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_Toc11054632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3.2.2 Utilizator conectat la ESP32 fără a accesa pagina web</w:t>
          </w:r>
          <w:r>
            <w:tab/>
          </w:r>
          <w:r>
            <w:fldChar w:fldCharType="begin"/>
          </w:r>
          <w:r>
            <w:instrText xml:space="preserve"> PAGEREF _Toc11054632 \h </w:instrText>
          </w:r>
          <w:r>
            <w:fldChar w:fldCharType="separate"/>
          </w:r>
          <w:r>
            <w:t>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_Toc1286436986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3.2.3 Utilizator accesează pagina web ESP32</w:t>
          </w:r>
          <w:r>
            <w:tab/>
          </w:r>
          <w:r>
            <w:fldChar w:fldCharType="begin"/>
          </w:r>
          <w:r>
            <w:instrText xml:space="preserve"> PAGEREF _Toc1286436986 \h </w:instrText>
          </w:r>
          <w:r>
            <w:fldChar w:fldCharType="separate"/>
          </w:r>
          <w:r>
            <w:t>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_Toc540192721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3.2.4 Activarea și oprirea atacului AP Flood</w:t>
          </w:r>
          <w:r>
            <w:tab/>
          </w:r>
          <w:r>
            <w:fldChar w:fldCharType="begin"/>
          </w:r>
          <w:r>
            <w:instrText xml:space="preserve"> PAGEREF _Toc540192721 \h </w:instrText>
          </w:r>
          <w:r>
            <w:fldChar w:fldCharType="separate"/>
          </w:r>
          <w:r>
            <w:t>7</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_Toc1201526057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3.2.5 Scanarea AP-urilor și atacul de tip Deauthentication</w:t>
          </w:r>
          <w:r>
            <w:tab/>
          </w:r>
          <w:r>
            <w:fldChar w:fldCharType="begin"/>
          </w:r>
          <w:r>
            <w:instrText xml:space="preserve"> PAGEREF _Toc1201526057 \h </w:instrText>
          </w:r>
          <w:r>
            <w:fldChar w:fldCharType="separate"/>
          </w:r>
          <w:r>
            <w:t>8</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_Toc278632551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3.2.6 Afisarea credentialelor</w:t>
          </w:r>
          <w:r>
            <w:tab/>
          </w:r>
          <w:r>
            <w:fldChar w:fldCharType="begin"/>
          </w:r>
          <w:r>
            <w:instrText xml:space="preserve"> PAGEREF _Toc278632551 \h </w:instrText>
          </w:r>
          <w:r>
            <w:fldChar w:fldCharType="separate"/>
          </w:r>
          <w:r>
            <w:t>9</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_Toc678475663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3.2.7 Victimă conectată la ESP32 și redirecționată prin DNS Hijacking</w:t>
          </w:r>
          <w:r>
            <w:tab/>
          </w:r>
          <w:r>
            <w:fldChar w:fldCharType="begin"/>
          </w:r>
          <w:r>
            <w:instrText xml:space="preserve"> PAGEREF _Toc678475663 \h </w:instrText>
          </w:r>
          <w:r>
            <w:fldChar w:fldCharType="separate"/>
          </w:r>
          <w:r>
            <w:t>10</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_Toc521218763 </w:instrText>
          </w:r>
          <w:r>
            <w:rPr>
              <w:rFonts w:ascii="Times New Roman" w:hAnsi="Times New Roman" w:cs="Times New Roman"/>
              <w:bCs/>
            </w:rPr>
            <w:fldChar w:fldCharType="separate"/>
          </w:r>
          <w:r>
            <w:rPr>
              <w:rFonts w:ascii="Times New Roman" w:hAnsi="Times New Roman" w:cs="Times New Roman"/>
            </w:rPr>
            <w:t>4. Metode folosite</w:t>
          </w:r>
          <w:r>
            <w:tab/>
          </w:r>
          <w:r>
            <w:fldChar w:fldCharType="begin"/>
          </w:r>
          <w:r>
            <w:instrText xml:space="preserve"> PAGEREF _Toc521218763 \h </w:instrText>
          </w:r>
          <w:r>
            <w:fldChar w:fldCharType="separate"/>
          </w:r>
          <w:r>
            <w:t>11</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_Toc1182570925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 Cum funcționează AP-urile și cum trimit ele mesaje către dispozitive</w:t>
          </w:r>
          <w:r>
            <w:tab/>
          </w:r>
          <w:r>
            <w:fldChar w:fldCharType="begin"/>
          </w:r>
          <w:r>
            <w:instrText xml:space="preserve"> PAGEREF _Toc1182570925 \h </w:instrText>
          </w:r>
          <w:r>
            <w:fldChar w:fldCharType="separate"/>
          </w:r>
          <w:r>
            <w:t>11</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_Toc2129470210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4.2. Management frames</w:t>
          </w:r>
          <w:r>
            <w:tab/>
          </w:r>
          <w:r>
            <w:fldChar w:fldCharType="begin"/>
          </w:r>
          <w:r>
            <w:instrText xml:space="preserve"> PAGEREF _Toc2129470210 \h </w:instrText>
          </w:r>
          <w:r>
            <w:fldChar w:fldCharType="separate"/>
          </w:r>
          <w:r>
            <w:t>12</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_Toc1060253158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4.3. Beacon frames</w:t>
          </w:r>
          <w:r>
            <w:tab/>
          </w:r>
          <w:r>
            <w:fldChar w:fldCharType="begin"/>
          </w:r>
          <w:r>
            <w:instrText xml:space="preserve"> PAGEREF _Toc1060253158 \h </w:instrText>
          </w:r>
          <w:r>
            <w:fldChar w:fldCharType="separate"/>
          </w:r>
          <w:r>
            <w:t>13</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_Toc1273040295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 AP Flood prin beacon-uri</w:t>
          </w:r>
          <w:r>
            <w:tab/>
          </w:r>
          <w:r>
            <w:fldChar w:fldCharType="begin"/>
          </w:r>
          <w:r>
            <w:instrText xml:space="preserve"> PAGEREF _Toc1273040295 \h </w:instrText>
          </w:r>
          <w:r>
            <w:fldChar w:fldCharType="separate"/>
          </w:r>
          <w:r>
            <w:t>14</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_Toc439080163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4.4.1 Realizarea in practica</w:t>
          </w:r>
          <w:r>
            <w:tab/>
          </w:r>
          <w:r>
            <w:fldChar w:fldCharType="begin"/>
          </w:r>
          <w:r>
            <w:instrText xml:space="preserve"> PAGEREF _Toc439080163 \h </w:instrText>
          </w:r>
          <w:r>
            <w:fldChar w:fldCharType="separate"/>
          </w:r>
          <w:r>
            <w:t>14</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_Toc1385877530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4.4.2 Structura funcțională a atacului în proiect</w:t>
          </w:r>
          <w:r>
            <w:tab/>
          </w:r>
          <w:r>
            <w:fldChar w:fldCharType="begin"/>
          </w:r>
          <w:r>
            <w:instrText xml:space="preserve"> PAGEREF _Toc1385877530 \h </w:instrText>
          </w:r>
          <w:r>
            <w:fldChar w:fldCharType="separate"/>
          </w:r>
          <w:r>
            <w:t>15</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_Toc1528933113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4.4.3 Mecanismul de execuție</w:t>
          </w:r>
          <w:r>
            <w:tab/>
          </w:r>
          <w:r>
            <w:fldChar w:fldCharType="begin"/>
          </w:r>
          <w:r>
            <w:instrText xml:space="preserve"> PAGEREF _Toc1528933113 \h </w:instrText>
          </w:r>
          <w:r>
            <w:fldChar w:fldCharType="separate"/>
          </w:r>
          <w:r>
            <w:t>16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_Toc2070866138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4.4.4 Observații asupra limitelor</w:t>
          </w:r>
          <w:r>
            <w:tab/>
          </w:r>
          <w:r>
            <w:fldChar w:fldCharType="begin"/>
          </w:r>
          <w:r>
            <w:instrText xml:space="preserve"> PAGEREF _Toc2070866138 \h </w:instrText>
          </w:r>
          <w:r>
            <w:fldChar w:fldCharType="separate"/>
          </w:r>
          <w:r>
            <w:t>16</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_Toc45326034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4.5. Deauthentication frames</w:t>
          </w:r>
          <w:r>
            <w:tab/>
          </w:r>
          <w:r>
            <w:fldChar w:fldCharType="begin"/>
          </w:r>
          <w:r>
            <w:instrText xml:space="preserve"> PAGEREF _Toc45326034 \h </w:instrText>
          </w:r>
          <w:r>
            <w:fldChar w:fldCharType="separate"/>
          </w:r>
          <w:r>
            <w:t>17</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_Toc682136481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4.6. Atacurile de deautentificare</w:t>
          </w:r>
          <w:r>
            <w:tab/>
          </w:r>
          <w:r>
            <w:fldChar w:fldCharType="begin"/>
          </w:r>
          <w:r>
            <w:instrText xml:space="preserve"> PAGEREF _Toc682136481 \h </w:instrText>
          </w:r>
          <w:r>
            <w:fldChar w:fldCharType="separate"/>
          </w:r>
          <w:r>
            <w:t>17</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_Toc461026387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4.6.1 Realizarea in practica</w:t>
          </w:r>
          <w:r>
            <w:tab/>
          </w:r>
          <w:r>
            <w:fldChar w:fldCharType="begin"/>
          </w:r>
          <w:r>
            <w:instrText xml:space="preserve"> PAGEREF _Toc461026387 \h </w:instrText>
          </w:r>
          <w:r>
            <w:fldChar w:fldCharType="separate"/>
          </w:r>
          <w:r>
            <w:t>18</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_Toc599517699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4.6.2 Efectul atacului</w:t>
          </w:r>
          <w:r>
            <w:tab/>
          </w:r>
          <w:r>
            <w:fldChar w:fldCharType="begin"/>
          </w:r>
          <w:r>
            <w:instrText xml:space="preserve"> PAGEREF _Toc599517699 \h </w:instrText>
          </w:r>
          <w:r>
            <w:fldChar w:fldCharType="separate"/>
          </w:r>
          <w:r>
            <w:t>19</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_Toc1658864507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4.8. Mesajele DNS</w:t>
          </w:r>
          <w:r>
            <w:tab/>
          </w:r>
          <w:r>
            <w:fldChar w:fldCharType="begin"/>
          </w:r>
          <w:r>
            <w:instrText xml:space="preserve"> PAGEREF _Toc1658864507 \h </w:instrText>
          </w:r>
          <w:r>
            <w:fldChar w:fldCharType="separate"/>
          </w:r>
          <w:r>
            <w:t>20</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_Toc1950130150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4.9. DNS Hijacking</w:t>
          </w:r>
          <w:r>
            <w:tab/>
          </w:r>
          <w:r>
            <w:fldChar w:fldCharType="begin"/>
          </w:r>
          <w:r>
            <w:instrText xml:space="preserve"> PAGEREF _Toc1950130150 \h </w:instrText>
          </w:r>
          <w:r>
            <w:fldChar w:fldCharType="separate"/>
          </w:r>
          <w:r>
            <w:t>22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_Toc1091738127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4.9.1 Realizarea in practica</w:t>
          </w:r>
          <w:r>
            <w:tab/>
          </w:r>
          <w:r>
            <w:fldChar w:fldCharType="begin"/>
          </w:r>
          <w:r>
            <w:instrText xml:space="preserve"> PAGEREF _Toc1091738127 \h </w:instrText>
          </w:r>
          <w:r>
            <w:fldChar w:fldCharType="separate"/>
          </w:r>
          <w:r>
            <w:t>23</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_Toc1110959533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4.10 Arhitectura aplicației server-side pe ESP32</w:t>
          </w:r>
          <w:r>
            <w:tab/>
          </w:r>
          <w:r>
            <w:fldChar w:fldCharType="begin"/>
          </w:r>
          <w:r>
            <w:instrText xml:space="preserve"> PAGEREF _Toc1110959533 \h </w:instrText>
          </w:r>
          <w:r>
            <w:fldChar w:fldCharType="separate"/>
          </w:r>
          <w:r>
            <w:t>24</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_Toc1793725016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4.10.1 Serverul Web Principal</w:t>
          </w:r>
          <w:r>
            <w:tab/>
          </w:r>
          <w:r>
            <w:fldChar w:fldCharType="begin"/>
          </w:r>
          <w:r>
            <w:instrText xml:space="preserve"> PAGEREF _Toc1793725016 \h </w:instrText>
          </w:r>
          <w:r>
            <w:fldChar w:fldCharType="separate"/>
          </w:r>
          <w:r>
            <w:t>25</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_Toc1189079728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4.10.2 Serverul Facebook Fals</w:t>
          </w:r>
          <w:r>
            <w:tab/>
          </w:r>
          <w:r>
            <w:fldChar w:fldCharType="begin"/>
          </w:r>
          <w:r>
            <w:instrText xml:space="preserve"> PAGEREF _Toc1189079728 \h </w:instrText>
          </w:r>
          <w:r>
            <w:fldChar w:fldCharType="separate"/>
          </w:r>
          <w:r>
            <w:t>26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_Toc839674728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4.10.3 Serverul DNS</w:t>
          </w:r>
          <w:r>
            <w:tab/>
          </w:r>
          <w:r>
            <w:fldChar w:fldCharType="begin"/>
          </w:r>
          <w:r>
            <w:instrText xml:space="preserve"> PAGEREF _Toc839674728 \h </w:instrText>
          </w:r>
          <w:r>
            <w:fldChar w:fldCharType="separate"/>
          </w:r>
          <w:r>
            <w:t>27</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_Toc93657527 </w:instrText>
          </w:r>
          <w:r>
            <w:rPr>
              <w:rFonts w:ascii="Times New Roman" w:hAnsi="Times New Roman" w:cs="Times New Roman"/>
              <w:bCs/>
            </w:rPr>
            <w:fldChar w:fldCharType="separate"/>
          </w:r>
          <w:r>
            <w:rPr>
              <w:rFonts w:ascii="Times New Roman" w:hAnsi="Times New Roman" w:cs="Times New Roman"/>
            </w:rPr>
            <w:t>5. Rezultate obținute și analiza datelor</w:t>
          </w:r>
          <w:r>
            <w:tab/>
          </w:r>
          <w:r>
            <w:fldChar w:fldCharType="begin"/>
          </w:r>
          <w:r>
            <w:instrText xml:space="preserve"> PAGEREF _Toc93657527 \h </w:instrText>
          </w:r>
          <w:r>
            <w:fldChar w:fldCharType="separate"/>
          </w:r>
          <w:r>
            <w:t>28</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_Toc1712422861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5.1. Testarea stabilitatii in timp</w:t>
          </w:r>
          <w:r>
            <w:tab/>
          </w:r>
          <w:r>
            <w:fldChar w:fldCharType="begin"/>
          </w:r>
          <w:r>
            <w:instrText xml:space="preserve"> PAGEREF _Toc1712422861 \h </w:instrText>
          </w:r>
          <w:r>
            <w:fldChar w:fldCharType="separate"/>
          </w:r>
          <w:r>
            <w:t>28</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_Toc785623795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5.2. Testarea consumului de memorie si CPU</w:t>
          </w:r>
          <w:r>
            <w:tab/>
          </w:r>
          <w:r>
            <w:fldChar w:fldCharType="begin"/>
          </w:r>
          <w:r>
            <w:instrText xml:space="preserve"> PAGEREF _Toc785623795 \h </w:instrText>
          </w:r>
          <w:r>
            <w:fldChar w:fldCharType="separate"/>
          </w:r>
          <w:r>
            <w:t>29</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_Toc248737263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5.3. Testarea validarii datelor introduse de utilizator</w:t>
          </w:r>
          <w:r>
            <w:tab/>
          </w:r>
          <w:r>
            <w:fldChar w:fldCharType="begin"/>
          </w:r>
          <w:r>
            <w:instrText xml:space="preserve"> PAGEREF _Toc248737263 \h </w:instrText>
          </w:r>
          <w:r>
            <w:fldChar w:fldCharType="separate"/>
          </w:r>
          <w:r>
            <w:t>29</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_Toc1685438413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5.4. Testarea comportamentului aplicației la execuții succesive și simultane</w:t>
          </w:r>
          <w:r>
            <w:tab/>
          </w:r>
          <w:r>
            <w:fldChar w:fldCharType="begin"/>
          </w:r>
          <w:r>
            <w:instrText xml:space="preserve"> PAGEREF _Toc1685438413 \h </w:instrText>
          </w:r>
          <w:r>
            <w:fldChar w:fldCharType="separate"/>
          </w:r>
          <w:r>
            <w:t>31</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_Toc796678427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5.5.  Testarea adaptării interfeței web la variații de densitate grafică și dispozitive</w:t>
          </w:r>
          <w:r>
            <w:tab/>
          </w:r>
          <w:r>
            <w:fldChar w:fldCharType="begin"/>
          </w:r>
          <w:r>
            <w:instrText xml:space="preserve"> PAGEREF _Toc796678427 \h </w:instrText>
          </w:r>
          <w:r>
            <w:fldChar w:fldCharType="separate"/>
          </w:r>
          <w:r>
            <w:t>32</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_Toc1535174249 </w:instrText>
          </w:r>
          <w:r>
            <w:rPr>
              <w:rFonts w:ascii="Times New Roman" w:hAnsi="Times New Roman" w:cs="Times New Roman"/>
              <w:bCs/>
            </w:rPr>
            <w:fldChar w:fldCharType="separate"/>
          </w:r>
          <w:r>
            <w:rPr>
              <w:rFonts w:ascii="Times New Roman" w:hAnsi="Times New Roman" w:cs="Times New Roman"/>
            </w:rPr>
            <w:t xml:space="preserve">6. </w:t>
          </w:r>
          <w:r>
            <w:rPr>
              <w:rFonts w:hint="default" w:ascii="Times New Roman" w:hAnsi="Times New Roman" w:cs="Times New Roman"/>
            </w:rPr>
            <w:t>Discuţii şi concluzii</w:t>
          </w:r>
          <w:r>
            <w:tab/>
          </w:r>
          <w:r>
            <w:fldChar w:fldCharType="begin"/>
          </w:r>
          <w:r>
            <w:instrText xml:space="preserve"> PAGEREF _Toc1535174249 \h </w:instrText>
          </w:r>
          <w:r>
            <w:fldChar w:fldCharType="separate"/>
          </w:r>
          <w:r>
            <w:t>33</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_Toc78147487 </w:instrText>
          </w:r>
          <w:r>
            <w:rPr>
              <w:rFonts w:ascii="Times New Roman" w:hAnsi="Times New Roman" w:cs="Times New Roman"/>
              <w:bCs/>
            </w:rPr>
            <w:fldChar w:fldCharType="separate"/>
          </w:r>
          <w:r>
            <w:rPr>
              <w:rFonts w:ascii="Times New Roman" w:hAnsi="Times New Roman" w:cs="Times New Roman"/>
            </w:rPr>
            <w:t>7. Bibliografie</w:t>
          </w:r>
          <w:r>
            <w:tab/>
          </w:r>
          <w:r>
            <w:fldChar w:fldCharType="begin"/>
          </w:r>
          <w:r>
            <w:instrText xml:space="preserve"> PAGEREF _Toc78147487 \h </w:instrText>
          </w:r>
          <w:r>
            <w:fldChar w:fldCharType="separate"/>
          </w:r>
          <w:r>
            <w:t>34</w:t>
          </w:r>
          <w:r>
            <w:fldChar w:fldCharType="end"/>
          </w:r>
          <w:r>
            <w:rPr>
              <w:rFonts w:ascii="Times New Roman" w:hAnsi="Times New Roman" w:cs="Times New Roman"/>
              <w:bCs/>
            </w:rPr>
            <w:fldChar w:fldCharType="end"/>
          </w:r>
        </w:p>
        <w:p>
          <w:pPr>
            <w:rPr>
              <w:rFonts w:ascii="Times New Roman" w:hAnsi="Times New Roman" w:cs="Times New Roman"/>
            </w:rPr>
          </w:pPr>
          <w:r>
            <w:rPr>
              <w:rFonts w:ascii="Times New Roman" w:hAnsi="Times New Roman" w:cs="Times New Roman"/>
              <w:bCs/>
            </w:rPr>
            <w:fldChar w:fldCharType="end"/>
          </w:r>
        </w:p>
      </w:sdtContent>
    </w:sdt>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br w:type="page"/>
      </w:r>
    </w:p>
    <w:p>
      <w:pPr>
        <w:rPr>
          <w:rFonts w:ascii="Times New Roman" w:hAnsi="Times New Roman" w:eastAsia="Times New Roman" w:cs="Times New Roman"/>
          <w:b/>
          <w:sz w:val="26"/>
          <w:szCs w:val="26"/>
        </w:rPr>
        <w:sectPr>
          <w:pgSz w:w="11906" w:h="16838"/>
          <w:pgMar w:top="1138" w:right="1138" w:bottom="1138" w:left="1411" w:header="720" w:footer="720" w:gutter="0"/>
          <w:pgNumType w:start="1"/>
          <w:cols w:space="720" w:num="1"/>
        </w:sectPr>
      </w:pPr>
    </w:p>
    <w:p>
      <w:pPr>
        <w:pStyle w:val="2"/>
        <w:rPr>
          <w:rFonts w:ascii="Times New Roman" w:hAnsi="Times New Roman" w:cs="Times New Roman"/>
        </w:rPr>
      </w:pPr>
      <w:bookmarkStart w:id="0" w:name="_Toc554191665"/>
      <w:r>
        <w:rPr>
          <w:rFonts w:ascii="Times New Roman" w:hAnsi="Times New Roman" w:cs="Times New Roman"/>
        </w:rPr>
        <w:t>Introducere</w:t>
      </w:r>
      <w:bookmarkEnd w:id="0"/>
    </w:p>
    <w:p>
      <w:pPr>
        <w:bidi w:val="0"/>
        <w:rPr>
          <w:rFonts w:hint="default" w:ascii="Times New Roman" w:hAnsi="Times New Roman" w:cs="Times New Roman"/>
        </w:rPr>
      </w:pPr>
      <w:r>
        <w:rPr>
          <w:rFonts w:ascii="Times New Roman" w:hAnsi="Times New Roman" w:eastAsia="Times New Roman" w:cs="Times New Roman"/>
          <w:szCs w:val="24"/>
        </w:rPr>
        <w:tab/>
      </w:r>
      <w:r>
        <w:rPr>
          <w:rFonts w:hint="default" w:ascii="Times New Roman" w:hAnsi="Times New Roman" w:cs="Times New Roman"/>
          <w:lang w:val="en-US" w:eastAsia="zh-CN"/>
        </w:rPr>
        <w:t>In c</w:t>
      </w:r>
      <w:r>
        <w:rPr>
          <w:rFonts w:hint="default" w:ascii="Times New Roman" w:hAnsi="Times New Roman" w:cs="Times New Roman"/>
          <w:lang w:val="en-US"/>
        </w:rPr>
        <w:t xml:space="preserve">ontextul unei societati </w:t>
      </w:r>
      <w:r>
        <w:rPr>
          <w:rFonts w:hint="default" w:ascii="Times New Roman" w:hAnsi="Times New Roman" w:cs="Times New Roman"/>
        </w:rPr>
        <w:t>tot mai dependent</w:t>
      </w:r>
      <w:r>
        <w:rPr>
          <w:rFonts w:hint="default" w:ascii="Times New Roman" w:hAnsi="Times New Roman" w:cs="Times New Roman"/>
          <w:lang w:val="en-US"/>
        </w:rPr>
        <w:t>e</w:t>
      </w:r>
      <w:r>
        <w:rPr>
          <w:rFonts w:hint="default" w:ascii="Times New Roman" w:hAnsi="Times New Roman" w:cs="Times New Roman"/>
        </w:rPr>
        <w:t xml:space="preserve"> de mobilitate și conectivitate wireless, rețelele Wi-Fi au devenit </w:t>
      </w:r>
      <w:r>
        <w:rPr>
          <w:rFonts w:hint="default" w:ascii="Times New Roman" w:hAnsi="Times New Roman" w:cs="Times New Roman"/>
          <w:lang w:val="en-US"/>
        </w:rPr>
        <w:t>nelipsite</w:t>
      </w:r>
      <w:r>
        <w:rPr>
          <w:rFonts w:hint="default" w:ascii="Times New Roman" w:hAnsi="Times New Roman" w:cs="Times New Roman"/>
        </w:rPr>
        <w:t xml:space="preserve"> în </w:t>
      </w:r>
      <w:r>
        <w:rPr>
          <w:rFonts w:hint="default" w:ascii="Times New Roman" w:hAnsi="Times New Roman"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brese ddise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bidi w:val="0"/>
        <w:ind w:firstLine="720" w:firstLineChars="0"/>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afectat milioane de dispozitive[1]. Aceste atacuri demonstrează cât de fragilă poate fi o infrastructură Wi-Fi aparent sigură și cât de ușor poate fi exploatată în lipsa unei securizări pe masura.</w:t>
      </w:r>
    </w:p>
    <w:p>
      <w:pPr>
        <w:bidi w:val="0"/>
        <w:ind w:firstLine="720" w:firstLineChars="0"/>
        <w:rPr>
          <w:rFonts w:hint="default" w:ascii="Times New Roman" w:hAnsi="Times New Roman" w:cs="Times New Roman"/>
        </w:rPr>
      </w:pPr>
      <w:r>
        <w:rPr>
          <w:rFonts w:hint="default" w:ascii="Times New Roman" w:hAnsi="Times New Roman"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ascii="Times New Roman" w:hAnsi="Times New Roman"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ascii="Times New Roman" w:hAnsi="Times New Roman"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bidi w:val="0"/>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ascii="Times New Roman" w:hAnsi="Times New Roman"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ascii="Times New Roman" w:hAnsi="Times New Roman"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ascii="Times New Roman" w:hAnsi="Times New Roman" w:cs="Times New Roman"/>
          <w:lang w:val="en-US"/>
        </w:rPr>
        <w:t>wireless.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pStyle w:val="2"/>
        <w:rPr>
          <w:rFonts w:ascii="Times New Roman" w:hAnsi="Times New Roman" w:cs="Times New Roman"/>
        </w:rPr>
      </w:pPr>
      <w:bookmarkStart w:id="1" w:name="_Toc976728025"/>
      <w:r>
        <w:rPr>
          <w:rFonts w:ascii="Times New Roman" w:hAnsi="Times New Roman" w:cs="Times New Roman"/>
        </w:rPr>
        <w:t>Documentarea problemei</w:t>
      </w:r>
      <w:bookmarkEnd w:id="1"/>
    </w:p>
    <w:p>
      <w:pPr>
        <w:bidi w:val="0"/>
        <w:ind w:firstLine="7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Rețelele wireless au cunoscut o evoluție accelerată în ultimele două decenii, devenind </w:t>
      </w:r>
      <w:r>
        <w:rPr>
          <w:rFonts w:hint="default" w:ascii="Times New Roman" w:hAnsi="Times New Roman" w:cs="Times New Roman"/>
          <w:sz w:val="24"/>
          <w:szCs w:val="24"/>
          <w:lang w:val="en-US"/>
        </w:rPr>
        <w:t>un instrument</w:t>
      </w:r>
      <w:r>
        <w:rPr>
          <w:rFonts w:hint="default" w:ascii="Times New Roman" w:hAnsi="Times New Roman" w:cs="Times New Roman"/>
          <w:sz w:val="24"/>
          <w:szCs w:val="24"/>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ascii="Times New Roman" w:hAnsi="Times New Roman" w:cs="Times New Roman"/>
          <w:sz w:val="24"/>
          <w:szCs w:val="24"/>
          <w:lang w:val="en-US"/>
        </w:rPr>
        <w:t xml:space="preserve"> aveau si ele o multime </w:t>
      </w:r>
      <w:r>
        <w:rPr>
          <w:rFonts w:hint="default" w:ascii="Times New Roman" w:hAnsi="Times New Roman" w:cs="Times New Roman"/>
          <w:sz w:val="24"/>
          <w:szCs w:val="24"/>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eastAsia="zh-CN"/>
        </w:rPr>
        <w:t>(vezi [1], [2], [8])</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3"/>
        <w:numPr>
          <w:ilvl w:val="0"/>
          <w:numId w:val="0"/>
        </w:numPr>
        <w:bidi w:val="0"/>
        <w:outlineLvl w:val="1"/>
        <w:rPr>
          <w:rFonts w:hint="default" w:ascii="Times New Roman" w:hAnsi="Times New Roman" w:cs="Times New Roman"/>
          <w:b/>
          <w:bCs/>
          <w:sz w:val="24"/>
          <w:szCs w:val="24"/>
          <w:lang w:val="en-US" w:eastAsia="zh-CN"/>
        </w:rPr>
      </w:pPr>
      <w:bookmarkStart w:id="2" w:name="_Toc1651510763"/>
      <w:bookmarkStart w:id="3" w:name="_Toc290362046"/>
      <w:bookmarkStart w:id="4" w:name="_Toc957239751"/>
      <w:bookmarkStart w:id="5" w:name="_Toc1934809629"/>
      <w:bookmarkStart w:id="6" w:name="_Toc1489103763"/>
      <w:r>
        <w:rPr>
          <w:rFonts w:hint="default" w:ascii="Times New Roman" w:hAnsi="Times New Roman" w:cs="Times New Roman"/>
          <w:b/>
          <w:bCs/>
          <w:sz w:val="24"/>
          <w:szCs w:val="24"/>
          <w:lang w:val="en-US" w:eastAsia="zh-CN"/>
        </w:rPr>
        <w:t>2.1 Aplicatii software și hardware pentru testarea securității Wi-Fi</w:t>
      </w:r>
      <w:bookmarkEnd w:id="2"/>
      <w:bookmarkEnd w:id="3"/>
      <w:bookmarkEnd w:id="4"/>
      <w:bookmarkEnd w:id="5"/>
      <w:bookmarkEnd w:id="6"/>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bidi w:val="0"/>
        <w:rPr>
          <w:rFonts w:hint="default" w:ascii="Times New Roman" w:hAnsi="Times New Roman" w:cs="Times New Roman"/>
          <w:b/>
          <w:bCs/>
          <w:color w:val="auto"/>
          <w:sz w:val="24"/>
          <w:szCs w:val="24"/>
          <w:lang w:val="en-US" w:eastAsia="zh-CN"/>
        </w:rPr>
      </w:pPr>
      <w:bookmarkStart w:id="7" w:name="_Toc1088939621"/>
      <w:bookmarkStart w:id="8" w:name="_Toc1180035931"/>
      <w:bookmarkStart w:id="9" w:name="_Toc492220428"/>
      <w:r>
        <w:rPr>
          <w:rFonts w:hint="default" w:ascii="Times New Roman" w:hAnsi="Times New Roman" w:cs="Times New Roman"/>
          <w:b/>
          <w:bCs/>
          <w:color w:val="auto"/>
          <w:sz w:val="24"/>
          <w:szCs w:val="24"/>
          <w:lang w:val="en-US" w:eastAsia="zh-CN"/>
        </w:rPr>
        <w:t>2.1.1 Aircrack-ng</w:t>
      </w:r>
      <w:bookmarkEnd w:id="7"/>
      <w:bookmarkEnd w:id="8"/>
      <w:bookmarkEnd w:id="9"/>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Aircrack-ng este o suită de unelte pentru auditarea rețelelor wireless. Permite capturarea de pachete, efectuarea de atacuri de tip deauthentication și spargerea cheilor WEP/WPA prin metode de brute-force sau dictionary attack[3].</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Suport extins pentru diverse tipuri de plăci de rețea.</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Poate recupera parole Wi-Fi reale în mod controlat.</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Este integrat în distribuții specializate precum Kali Linux.</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Necesită cunoștințe avansate de rețelistică și Linux.</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are interfață grafică, lucrând exclusiv în linie de comandă.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este portabil pe platforme embedded precum ESP32.</w:t>
      </w:r>
    </w:p>
    <w:p>
      <w:pPr>
        <w:pStyle w:val="4"/>
        <w:bidi w:val="0"/>
        <w:rPr>
          <w:rFonts w:hint="default" w:ascii="Times New Roman" w:hAnsi="Times New Roman" w:cs="Times New Roman"/>
          <w:b/>
          <w:bCs/>
          <w:color w:val="auto"/>
        </w:rPr>
      </w:pPr>
      <w:bookmarkStart w:id="10" w:name="_Toc1079624535"/>
      <w:bookmarkStart w:id="11" w:name="_Toc1599578674"/>
      <w:r>
        <w:rPr>
          <w:rFonts w:hint="default" w:ascii="Times New Roman" w:hAnsi="Times New Roman" w:cs="Times New Roman"/>
          <w:b/>
          <w:bCs/>
          <w:color w:val="auto"/>
          <w:sz w:val="24"/>
          <w:szCs w:val="24"/>
          <w:lang w:val="en-US" w:eastAsia="zh-CN"/>
        </w:rPr>
        <w:t>2.1.2 Wireshark</w:t>
      </w:r>
      <w:bookmarkEnd w:id="10"/>
      <w:bookmarkEnd w:id="11"/>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Wireshark este cel mai utilizat analizator de trafic de rețea, permițând inspecția detaliată a pachetelor capturate, inclusiv cele Wi-Fi (802.11) [4].</w:t>
      </w: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Analiză protocolară foarte detaliată.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Interfață grafică intuitivă.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Utilizare profesională în audituri și depanări de rețea.</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include funcții de atac, doar analiză pasivă.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este adaptat pentru rularea pe dispozitive embedded.</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Poate fi dificil de utilizat pentru începători.</w:t>
      </w:r>
    </w:p>
    <w:p>
      <w:pPr>
        <w:pStyle w:val="4"/>
        <w:bidi w:val="0"/>
        <w:rPr>
          <w:rFonts w:hint="default" w:ascii="Times New Roman" w:hAnsi="Times New Roman" w:cs="Times New Roman"/>
          <w:b/>
          <w:bCs/>
          <w:color w:val="auto"/>
        </w:rPr>
      </w:pPr>
      <w:bookmarkStart w:id="12" w:name="_Toc537575911"/>
      <w:bookmarkStart w:id="13" w:name="_Toc1991078513"/>
      <w:r>
        <w:rPr>
          <w:rFonts w:hint="default" w:ascii="Times New Roman" w:hAnsi="Times New Roman" w:cs="Times New Roman"/>
          <w:b/>
          <w:bCs/>
          <w:color w:val="auto"/>
          <w:sz w:val="24"/>
          <w:szCs w:val="24"/>
          <w:lang w:val="en-US" w:eastAsia="zh-CN"/>
        </w:rPr>
        <w:t>2.1.3 Wifite</w:t>
      </w:r>
      <w:bookmarkEnd w:id="12"/>
      <w:bookmarkEnd w:id="13"/>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GB" w:eastAsia="zh-CN" w:bidi="ar-SA"/>
        </w:rPr>
      </w:pPr>
      <w:r>
        <w:rPr>
          <w:rFonts w:hint="default" w:ascii="Times New Roman" w:hAnsi="Times New Roman" w:cs="Times New Roman" w:eastAsiaTheme="minorEastAsia"/>
          <w:color w:val="auto"/>
          <w:sz w:val="24"/>
          <w:szCs w:val="24"/>
          <w:lang w:val="en-US" w:eastAsia="zh-CN" w:bidi="ar-SA"/>
        </w:rPr>
        <w:t>Wifite este o unealtă automatizată care combină mai multe instrumente (Aircrack-ng, Reaver, Bully) și permite lansarea rapidă de atacuri asupra rețelelor Wi-Fi din apropiere[7]</w:t>
      </w:r>
      <w:ins w:id="1" w:author="bugs" w:date="2025-06-02T17:14:29Z">
        <w:r>
          <w:rPr>
            <w:rFonts w:hint="default" w:ascii="Times New Roman" w:hAnsi="Times New Roman" w:cs="Times New Roman" w:eastAsiaTheme="minorEastAsia"/>
            <w:color w:val="auto"/>
            <w:sz w:val="24"/>
            <w:szCs w:val="24"/>
            <w:lang w:val="en-GB" w:eastAsia="zh-CN" w:bidi="ar-SA"/>
          </w:rPr>
          <w:t>.</w:t>
        </w:r>
      </w:ins>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Automatizează întregul proces de testare.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Ideal pentru demonstrații și testări rapide.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Suportă multiple metode de atac asupra WPA și WEP.</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Este limitat ca opțiuni avansate de configurare.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Necesită drivere speciale și compatibilitate hardware.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suportă protocoale moderne precum WPA3.</w:t>
      </w:r>
    </w:p>
    <w:p>
      <w:pPr>
        <w:pStyle w:val="4"/>
        <w:bidi w:val="0"/>
        <w:rPr>
          <w:rFonts w:hint="default" w:ascii="Times New Roman" w:hAnsi="Times New Roman" w:cs="Times New Roman"/>
          <w:b/>
          <w:bCs/>
          <w:color w:val="auto"/>
        </w:rPr>
      </w:pPr>
      <w:bookmarkStart w:id="14" w:name="_Toc1875619787"/>
      <w:bookmarkStart w:id="15" w:name="_Toc97341601"/>
      <w:r>
        <w:rPr>
          <w:rFonts w:hint="default" w:ascii="Times New Roman" w:hAnsi="Times New Roman" w:cs="Times New Roman"/>
          <w:b/>
          <w:bCs/>
          <w:color w:val="auto"/>
          <w:sz w:val="24"/>
          <w:szCs w:val="24"/>
          <w:lang w:val="en-US" w:eastAsia="zh-CN"/>
        </w:rPr>
        <w:t>2.1.4 ESP8266 Deauther</w:t>
      </w:r>
      <w:bookmarkEnd w:id="14"/>
      <w:bookmarkEnd w:id="15"/>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ESP8266 Deauther este un proiect open-source dezvoltat pentru microcontrollerul ESP8266, care permite lansarea de atacuri Wi-Fi (deauthentication, beacon flood, probe request flood) printr-o interfață web ușor de folosit.[6]</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Extrem de portabil și ieftin (ESP8266 costă 3-5 euro).</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Ușor de folosit pentru demonstrații didactice.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Interfață web integrată și prietenoasă.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Limitat la câteva tipuri de atacuri simple.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permite captură de trafic sau analiză complexă.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suportă funcționalități precum DNS hijacking.</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ESP8266 are resurse hardware limitate față de ESP32.</w:t>
      </w:r>
    </w:p>
    <w:p>
      <w:pPr>
        <w:pStyle w:val="4"/>
        <w:bidi w:val="0"/>
        <w:rPr>
          <w:rFonts w:hint="default" w:ascii="Times New Roman" w:hAnsi="Times New Roman" w:cs="Times New Roman"/>
          <w:b/>
          <w:bCs/>
          <w:color w:val="auto"/>
        </w:rPr>
      </w:pPr>
      <w:bookmarkStart w:id="16" w:name="_Toc1486510820"/>
      <w:bookmarkStart w:id="17" w:name="_Toc1876198843"/>
      <w:r>
        <w:rPr>
          <w:rFonts w:hint="default" w:ascii="Times New Roman" w:hAnsi="Times New Roman" w:cs="Times New Roman"/>
          <w:b/>
          <w:bCs/>
          <w:color w:val="auto"/>
          <w:sz w:val="24"/>
          <w:szCs w:val="24"/>
          <w:lang w:val="en-US" w:eastAsia="zh-CN"/>
        </w:rPr>
        <w:t>2.1.5 Alte soluții</w:t>
      </w:r>
      <w:bookmarkEnd w:id="16"/>
      <w:bookmarkEnd w:id="17"/>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Există și soluții comerciale precum Hak5 WiFi Pineapple, care oferă o gamă larga de funcționalități într-un pachet profesionist. Acestea sunt însă costisitoare, greu de personalizat și nu sunt potrivite pentru utilizare academică sau educațională open-source. [5]</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p>
    <w:p>
      <w:pPr>
        <w:pStyle w:val="3"/>
        <w:numPr>
          <w:ilvl w:val="0"/>
          <w:numId w:val="0"/>
        </w:numPr>
        <w:bidi w:val="0"/>
        <w:outlineLvl w:val="1"/>
        <w:rPr>
          <w:rFonts w:hint="default" w:ascii="Times New Roman" w:hAnsi="Times New Roman" w:cs="Times New Roman"/>
          <w:b/>
          <w:bCs/>
        </w:rPr>
      </w:pPr>
      <w:bookmarkStart w:id="18" w:name="_Toc988700637"/>
      <w:bookmarkStart w:id="19" w:name="_Toc447416159"/>
      <w:r>
        <w:rPr>
          <w:rFonts w:hint="default" w:ascii="Times New Roman" w:hAnsi="Times New Roman" w:cs="Times New Roman"/>
          <w:b/>
          <w:bCs/>
          <w:sz w:val="24"/>
          <w:szCs w:val="24"/>
          <w:lang w:val="en-US" w:eastAsia="zh-CN"/>
        </w:rPr>
        <w:t>2.2 Poziționarea proiectului actual</w:t>
      </w:r>
      <w:bookmarkEnd w:id="18"/>
      <w:bookmarkEnd w:id="19"/>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Proiectul dezvoltat în cadrul acestei lucrări își propune să ofere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Prin intermediul unui server web integrat, utilizatorul poate: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vizualiza rețelele Wi-Fi din proximitate;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selecta o rețea și executa un atac de tip deauthentication;</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activa redirecționarea DNS către o pagină de phishing (ex: Facebook);</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color w:val="auto"/>
          <w:sz w:val="24"/>
          <w:szCs w:val="24"/>
          <w:lang w:val="en-US" w:eastAsia="zh-CN" w:bidi="ar-SA"/>
        </w:rPr>
        <w:t>- genera automat rețele Wi-Fi false (AP flood) pentru simularea unui atac de confuzie.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accesibil.</w:t>
      </w: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pStyle w:val="2"/>
        <w:bidi w:val="0"/>
        <w:ind w:left="720" w:leftChars="0" w:hanging="360" w:firstLineChars="0"/>
      </w:pPr>
      <w:r>
        <w:rPr>
          <w:rFonts w:hint="default"/>
          <w:lang w:val="en-US"/>
        </w:rPr>
        <w:t xml:space="preserve"> </w:t>
      </w:r>
      <w:bookmarkStart w:id="20" w:name="_Toc523343132"/>
      <w:r>
        <w:t>Abordare teoretică</w:t>
      </w:r>
      <w:bookmarkEnd w:id="20"/>
    </w:p>
    <w:p>
      <w:pPr>
        <w:pStyle w:val="3"/>
        <w:numPr>
          <w:ilvl w:val="0"/>
          <w:numId w:val="0"/>
        </w:numPr>
        <w:bidi w:val="0"/>
        <w:outlineLvl w:val="1"/>
        <w:rPr>
          <w:rFonts w:hint="default" w:ascii="Times New Roman" w:hAnsi="Times New Roman" w:cs="Times New Roman"/>
          <w:b/>
          <w:bCs/>
          <w:sz w:val="24"/>
          <w:szCs w:val="24"/>
          <w:lang w:val="en-US" w:eastAsia="zh-CN"/>
        </w:rPr>
      </w:pPr>
      <w:bookmarkStart w:id="21" w:name="_Toc1603400381"/>
      <w:bookmarkStart w:id="22" w:name="_Toc2093432715"/>
      <w:r>
        <w:rPr>
          <w:rFonts w:hint="default" w:ascii="Times New Roman" w:hAnsi="Times New Roman" w:cs="Times New Roman"/>
          <w:b/>
          <w:bCs/>
          <w:sz w:val="24"/>
          <w:szCs w:val="24"/>
          <w:lang w:val="en-US" w:eastAsia="zh-CN"/>
        </w:rPr>
        <w:t>3.1 Utilizarea aplicatiei</w:t>
      </w:r>
      <w:bookmarkEnd w:id="21"/>
      <w:bookmarkEnd w:id="22"/>
    </w:p>
    <w:p>
      <w:pPr>
        <w:pStyle w:val="15"/>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Aplicațiile pentru testarea și efectuarea atacurilor asupra rețelelor Wi-Fi joacă un rol esențial în identificarea și înțelegerea vulnerabilităților rețelelor wireless. Acestea ofera numeroase oportunități practice și educaționale în diverse domenii, mai jos fiind prezentate câteva exemple relevante de utilizare a unor astfel de aplicații:</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Auditarea securității rețelelor wireless</w:t>
      </w:r>
      <w:r>
        <w:rPr>
          <w:rFonts w:hint="default" w:ascii="Times New Roman" w:hAnsi="Times New Roman" w:cs="Times New Roman" w:eastAsiaTheme="minorEastAsia"/>
          <w:color w:val="auto"/>
          <w:sz w:val="24"/>
          <w:szCs w:val="24"/>
          <w:lang w:val="en-US" w:eastAsia="zh-CN" w:bidi="ar-SA"/>
        </w:rPr>
        <w:t xml:space="preserve"> – Aplicațiile care efectuează atacuri Wi-Fi pot fi utilizate pentru auditarea securității unei rețele și identificarea punctelor slabe. Administratorii de rețea pot astfel simula atacuri reale, cum ar fi cele de care deautentifica deviceurile de la retea 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Educație și conștientizare</w:t>
      </w:r>
      <w:r>
        <w:rPr>
          <w:rFonts w:hint="default" w:ascii="Times New Roman" w:hAnsi="Times New Roman" w:cs="Times New Roman" w:eastAsiaTheme="minorEastAsia"/>
          <w:color w:val="auto"/>
          <w:sz w:val="24"/>
          <w:szCs w:val="24"/>
          <w:lang w:val="en-US" w:eastAsia="zh-CN" w:bidi="ar-SA"/>
        </w:rP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scotand in evidenta necesitatea unor măsuri de securitate mai bune. De exemplu, studenții pot învăța cum funcționează atacurile Wi-Fi, observând efectul unui atac DNS hijacking sau al unui atac de tip Evil Twin într-un laborator.</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Cercetare și dezvoltare în securitate informatică</w:t>
      </w:r>
      <w:r>
        <w:rPr>
          <w:rFonts w:hint="default" w:ascii="Times New Roman" w:hAnsi="Times New Roman" w:cs="Times New Roman" w:eastAsiaTheme="minorEastAsia"/>
          <w:color w:val="auto"/>
          <w:sz w:val="24"/>
          <w:szCs w:val="24"/>
          <w:lang w:val="en-US" w:eastAsia="zh-CN" w:bidi="ar-SA"/>
        </w:rP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Testarea dispozitivelor noi</w:t>
      </w:r>
      <w:r>
        <w:rPr>
          <w:rFonts w:hint="default" w:ascii="Times New Roman" w:hAnsi="Times New Roman" w:cs="Times New Roman" w:eastAsiaTheme="minorEastAsia"/>
          <w:color w:val="auto"/>
          <w:sz w:val="24"/>
          <w:szCs w:val="24"/>
          <w:lang w:val="en-US" w:eastAsia="zh-CN" w:bidi="ar-SA"/>
        </w:rP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3"/>
        <w:numPr>
          <w:ilvl w:val="0"/>
          <w:numId w:val="0"/>
        </w:numPr>
        <w:bidi w:val="0"/>
        <w:outlineLvl w:val="1"/>
        <w:rPr>
          <w:rFonts w:hint="default" w:ascii="Times New Roman" w:hAnsi="Times New Roman" w:eastAsia="SimSun" w:cs="Times New Roman"/>
          <w:b/>
          <w:bCs/>
          <w:kern w:val="0"/>
          <w:sz w:val="24"/>
          <w:szCs w:val="24"/>
          <w:lang w:val="en-US" w:eastAsia="zh-CN" w:bidi="ar"/>
        </w:rPr>
      </w:pPr>
      <w:bookmarkStart w:id="23" w:name="_Toc1073204944"/>
      <w:bookmarkStart w:id="24" w:name="_Toc155079736"/>
      <w:r>
        <w:rPr>
          <w:rFonts w:hint="default" w:ascii="Times New Roman" w:hAnsi="Times New Roman" w:cs="Times New Roman"/>
          <w:b/>
          <w:bCs/>
          <w:sz w:val="24"/>
          <w:szCs w:val="24"/>
          <w:lang w:val="en-US" w:eastAsia="zh-CN"/>
        </w:rPr>
        <w:t>3.2 Scenarii de Utilizare</w:t>
      </w:r>
      <w:bookmarkEnd w:id="23"/>
      <w:bookmarkEnd w:id="24"/>
    </w:p>
    <w:p>
      <w:pPr>
        <w:bidi w:val="0"/>
        <w:rPr>
          <w:rFonts w:hint="default"/>
          <w:lang w:val="en-US" w:eastAsia="zh-CN"/>
        </w:rPr>
      </w:pPr>
      <w:r>
        <w:rPr>
          <w:rFonts w:hint="default"/>
          <w:lang w:val="en-US" w:eastAsia="zh-CN"/>
        </w:rPr>
        <w:t>Actori implicați:</w:t>
      </w:r>
      <w:r>
        <w:rPr>
          <w:rFonts w:hint="default"/>
          <w:lang w:val="en-US" w:eastAsia="zh-CN"/>
        </w:rPr>
        <w:br w:type="textWrapping"/>
      </w:r>
      <w:r>
        <w:rPr>
          <w:rFonts w:hint="default"/>
          <w:lang w:val="en-US" w:eastAsia="zh-CN"/>
        </w:rPr>
        <w:tab/>
      </w:r>
      <w:r>
        <w:rPr>
          <w:rFonts w:hint="default"/>
          <w:lang w:val="en-US" w:eastAsia="zh-CN"/>
        </w:rPr>
        <w:t>Utilizator – Persoană care interacționează intenționat cu ESP32.</w:t>
      </w:r>
      <w:r>
        <w:rPr>
          <w:rFonts w:hint="default"/>
          <w:lang w:val="en-US" w:eastAsia="zh-CN"/>
        </w:rPr>
        <w:br w:type="textWrapping"/>
      </w:r>
      <w:r>
        <w:rPr>
          <w:rFonts w:hint="default"/>
          <w:lang w:val="en-US" w:eastAsia="zh-CN"/>
        </w:rPr>
        <w:tab/>
      </w:r>
      <w:r>
        <w:rPr>
          <w:rFonts w:hint="default"/>
          <w:lang w:val="en-US" w:eastAsia="zh-CN"/>
        </w:rPr>
        <w:t>Victimă (Utilizator neavizat) – Persoană care se conectează la ESP32 crezând că este o rețea legitimă.</w:t>
      </w:r>
      <w:r>
        <w:rPr>
          <w:rFonts w:hint="default"/>
          <w:lang w:val="en-US" w:eastAsia="zh-CN"/>
        </w:rPr>
        <w:br w:type="textWrapping"/>
      </w:r>
      <w:r>
        <w:rPr>
          <w:rFonts w:hint="default"/>
          <w:lang w:val="en-US" w:eastAsia="zh-CN"/>
        </w:rPr>
        <w:tab/>
      </w:r>
      <w:r>
        <w:rPr>
          <w:rFonts w:hint="default"/>
          <w:lang w:val="en-US" w:eastAsia="zh-CN"/>
        </w:rPr>
        <w:t>ESP32 – dispozitivul ce oferă funcționalitățile descrise.</w:t>
      </w:r>
    </w:p>
    <w:p>
      <w:pPr>
        <w:pStyle w:val="15"/>
        <w:keepNext w:val="0"/>
        <w:keepLines w:val="0"/>
        <w:widowControl/>
        <w:numPr>
          <w:ilvl w:val="-3"/>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11"/>
                    <a:stretch>
                      <a:fillRect/>
                    </a:stretch>
                  </pic:blipFill>
                  <pic:spPr>
                    <a:xfrm>
                      <a:off x="0" y="0"/>
                      <a:ext cx="4422140" cy="3220085"/>
                    </a:xfrm>
                    <a:prstGeom prst="rect">
                      <a:avLst/>
                    </a:prstGeom>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3.1</w:t>
      </w:r>
    </w:p>
    <w:p>
      <w:pPr>
        <w:rPr>
          <w:rFonts w:hint="default"/>
          <w:lang w:val="en-US" w:eastAsia="zh-CN"/>
        </w:rPr>
      </w:pPr>
    </w:p>
    <w:p>
      <w:pPr>
        <w:pStyle w:val="4"/>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bookmarkStart w:id="25" w:name="_Toc773314305"/>
      <w:bookmarkStart w:id="26" w:name="_Toc1889578440"/>
      <w:bookmarkStart w:id="27" w:name="_Toc711326473"/>
      <w:bookmarkStart w:id="28" w:name="_Toc1952287642"/>
      <w:bookmarkStart w:id="29" w:name="_Toc2120499200"/>
      <w:r>
        <w:rPr>
          <w:rFonts w:hint="default" w:ascii="Times New Roman" w:hAnsi="Times New Roman" w:cs="Times New Roman"/>
          <w:b/>
          <w:bCs/>
          <w:kern w:val="0"/>
          <w:sz w:val="24"/>
          <w:szCs w:val="24"/>
          <w:lang w:val="en-US" w:eastAsia="zh-CN" w:bidi="ar"/>
        </w:rPr>
        <w:t xml:space="preserve">3.2.1 </w:t>
      </w:r>
      <w:r>
        <w:rPr>
          <w:rFonts w:hint="default" w:ascii="Times New Roman" w:hAnsi="Times New Roman" w:eastAsia="SimSun" w:cs="Times New Roman"/>
          <w:b/>
          <w:bCs/>
          <w:kern w:val="0"/>
          <w:sz w:val="24"/>
          <w:szCs w:val="24"/>
          <w:lang w:val="en-US" w:eastAsia="zh-CN" w:bidi="ar"/>
        </w:rPr>
        <w:t>Utilizator neconectat la ESP32</w:t>
      </w:r>
      <w:bookmarkEnd w:id="25"/>
      <w:bookmarkEnd w:id="26"/>
      <w:bookmarkEnd w:id="27"/>
      <w:bookmarkEnd w:id="28"/>
      <w:bookmarkEnd w:id="29"/>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Actor: Utilizator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Descriere: Utilizatorul nu este conectat la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Flux: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utilizatorul caută rețele Wi-Fi.</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identifică rețeaua Wi-Fi generată de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se conectează la rețea.</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Rezultat: Utilizatorul este conectat la ESP32.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30" w:name="_Toc301468256"/>
      <w:bookmarkStart w:id="31" w:name="_Toc708282306"/>
      <w:bookmarkStart w:id="32" w:name="_Toc1672471251"/>
      <w:bookmarkStart w:id="33" w:name="_Toc897435478"/>
      <w:bookmarkStart w:id="34" w:name="_Toc11054632"/>
      <w:r>
        <w:rPr>
          <w:rFonts w:hint="default" w:ascii="Times New Roman" w:hAnsi="Times New Roman" w:cs="Times New Roman"/>
          <w:b/>
          <w:bCs/>
          <w:kern w:val="0"/>
          <w:sz w:val="24"/>
          <w:szCs w:val="24"/>
          <w:lang w:val="en-US" w:eastAsia="zh-CN" w:bidi="ar"/>
        </w:rPr>
        <w:t>3.2.2 Utilizator conectat la ESP32 fără a accesa pagina web</w:t>
      </w:r>
      <w:bookmarkEnd w:id="30"/>
      <w:bookmarkEnd w:id="31"/>
      <w:bookmarkEnd w:id="32"/>
      <w:bookmarkEnd w:id="33"/>
      <w:bookmarkEnd w:id="34"/>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Actor: Utilizator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Precondiție: Utilizator conectat deja la rețeaua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Descriere: Utilizatorul nu a accesat pagina web a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Flux: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utilizatorul deschide un browser web.</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introduce manual adresa IP a ESP32 (ex: 192.168.4.1).</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Rezultat: Utilizatorul accesează pagina web servită de ESP32.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35" w:name="_Toc2117146984"/>
      <w:bookmarkStart w:id="36" w:name="_Toc639472002"/>
      <w:bookmarkStart w:id="37" w:name="_Toc669168440"/>
      <w:bookmarkStart w:id="38" w:name="_Toc1779989675"/>
      <w:bookmarkStart w:id="39" w:name="_Toc1286436986"/>
      <w:r>
        <w:rPr>
          <w:rFonts w:hint="default" w:ascii="Times New Roman" w:hAnsi="Times New Roman" w:cs="Times New Roman"/>
          <w:b/>
          <w:bCs/>
          <w:kern w:val="0"/>
          <w:sz w:val="24"/>
          <w:szCs w:val="24"/>
          <w:lang w:val="en-US" w:eastAsia="zh-CN" w:bidi="ar"/>
        </w:rPr>
        <w:t>3.2.3 Utilizator accesează pagina web ESP32</w:t>
      </w:r>
      <w:bookmarkEnd w:id="35"/>
      <w:bookmarkEnd w:id="36"/>
      <w:bookmarkEnd w:id="37"/>
      <w:bookmarkEnd w:id="38"/>
      <w:bookmarkEnd w:id="39"/>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Actor: Utilizator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Precondiție: Utilizator conectat și pagina web ESP32 accesată.</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Descriere: Utilizatorul accesează funcționalitățile oferite de pagina web.</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Flux principal:</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utilizatorul are opțiuni clare prezentate în interfață:</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poate să activeze atacul AP Flood.</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poate să scaneze AP-urile din apropiere.</w:t>
      </w:r>
    </w:p>
    <w:p>
      <w:pPr>
        <w:pStyle w:val="15"/>
        <w:keepNext w:val="0"/>
        <w:keepLines w:val="0"/>
        <w:widowControl/>
        <w:suppressLineNumbers w:val="0"/>
        <w:ind w:left="0" w:leftChars="0"/>
        <w:jc w:val="cente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017645" cy="2685415"/>
                    </a:xfrm>
                    <a:prstGeom prst="rect">
                      <a:avLst/>
                    </a:prstGeom>
                    <a:noFill/>
                    <a:ln>
                      <a:noFill/>
                    </a:ln>
                  </pic:spPr>
                </pic:pic>
              </a:graphicData>
            </a:graphic>
          </wp:inline>
        </w:drawing>
      </w:r>
    </w:p>
    <w:p>
      <w:pPr>
        <w:pStyle w:val="10"/>
        <w:keepNext w:val="0"/>
        <w:keepLines w:val="0"/>
        <w:widowControl/>
        <w:suppressLineNumbers w:val="0"/>
        <w:ind w:left="0" w:leftChars="0"/>
        <w:jc w:val="center"/>
        <w:rPr>
          <w:rFonts w:hint="default"/>
          <w:sz w:val="18"/>
          <w:szCs w:val="18"/>
          <w:lang w:val="en-US" w:eastAsia="zh-CN"/>
        </w:rPr>
      </w:pPr>
      <w:r>
        <w:rPr>
          <w:rFonts w:hint="default"/>
          <w:sz w:val="18"/>
          <w:szCs w:val="18"/>
          <w:lang w:val="en-US" w:eastAsia="zh-CN"/>
        </w:rPr>
        <w:t>Fig 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40" w:name="_Toc903145042"/>
      <w:bookmarkStart w:id="41" w:name="_Toc1272400191"/>
      <w:bookmarkStart w:id="42" w:name="_Toc807686116"/>
      <w:bookmarkStart w:id="43" w:name="_Toc760293680"/>
      <w:bookmarkStart w:id="44" w:name="_Toc540192721"/>
      <w:r>
        <w:rPr>
          <w:rFonts w:hint="default" w:ascii="Times New Roman" w:hAnsi="Times New Roman" w:cs="Times New Roman"/>
          <w:b/>
          <w:bCs/>
          <w:kern w:val="0"/>
          <w:sz w:val="24"/>
          <w:szCs w:val="24"/>
          <w:lang w:val="en-US" w:eastAsia="zh-CN" w:bidi="ar"/>
        </w:rPr>
        <w:t>3.2.4 Activarea și oprirea atacului AP Flood</w:t>
      </w:r>
      <w:bookmarkEnd w:id="40"/>
      <w:bookmarkEnd w:id="41"/>
      <w:bookmarkEnd w:id="42"/>
      <w:bookmarkEnd w:id="43"/>
      <w:bookmarkEnd w:id="44"/>
    </w:p>
    <w:p>
      <w:pPr>
        <w:pStyle w:val="15"/>
        <w:bidi w:val="0"/>
        <w:jc w:val="left"/>
        <w:rPr>
          <w:rFonts w:hint="default" w:ascii="Times New Roman" w:hAnsi="Times New Roman" w:eastAsia="Arial" w:cs="Times New Roman"/>
          <w:color w:val="auto"/>
          <w:sz w:val="24"/>
          <w:szCs w:val="24"/>
          <w:lang w:val="en-US" w:eastAsia="zh-CN" w:bidi="ar-SA"/>
        </w:rPr>
      </w:pPr>
      <w:bookmarkStart w:id="45" w:name="_Toc837458173"/>
      <w:bookmarkStart w:id="46" w:name="_Toc962587668"/>
      <w:bookmarkStart w:id="47" w:name="_Toc2061584057"/>
      <w:r>
        <w:rPr>
          <w:rFonts w:hint="default" w:ascii="Times New Roman" w:hAnsi="Times New Roman" w:eastAsia="Arial" w:cs="Times New Roman"/>
          <w:color w:val="auto"/>
          <w:sz w:val="24"/>
          <w:szCs w:val="24"/>
          <w:lang w:val="en-US" w:eastAsia="zh-CN" w:bidi="ar-SA"/>
        </w:rPr>
        <w:t>Actor: Utilizator</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Precondiție: Utilizator în pagina web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Utilizatorul pornește sau oprește atacul AP Flood.</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selectează „Start AP Flood”.</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începe să genereze rețele false în mod continuu.</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poate apăsa ulterior „Stop AP Flood”.</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oprește generarea rețelelor false.</w:t>
      </w:r>
      <w:bookmarkEnd w:id="45"/>
      <w:bookmarkEnd w:id="46"/>
      <w:bookmarkEnd w:id="47"/>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Atacul AP Flood este controlat complet de utilizator.</w:t>
      </w:r>
    </w:p>
    <w:p>
      <w:pPr>
        <w:pStyle w:val="15"/>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152" name="Picture 15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Untitled2"/>
                    <pic:cNvPicPr>
                      <a:picLocks noChangeAspect="1"/>
                    </pic:cNvPicPr>
                  </pic:nvPicPr>
                  <pic:blipFill>
                    <a:blip r:embed="rId13"/>
                    <a:stretch>
                      <a:fillRect/>
                    </a:stretch>
                  </pic:blipFill>
                  <pic:spPr>
                    <a:xfrm>
                      <a:off x="0" y="0"/>
                      <a:ext cx="6108065" cy="2430145"/>
                    </a:xfrm>
                    <a:prstGeom prst="rect">
                      <a:avLst/>
                    </a:prstGeom>
                  </pic:spPr>
                </pic:pic>
              </a:graphicData>
            </a:graphic>
          </wp:inline>
        </w:drawing>
      </w:r>
    </w:p>
    <w:p>
      <w:pPr>
        <w:pStyle w:val="10"/>
        <w:keepNext w:val="0"/>
        <w:keepLines w:val="0"/>
        <w:widowControl/>
        <w:suppressLineNumbers w:val="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3.3</w:t>
      </w: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48" w:name="_Toc1517487584"/>
      <w:bookmarkStart w:id="49" w:name="_Toc1822279390"/>
      <w:bookmarkStart w:id="50" w:name="_Toc1271579686"/>
      <w:bookmarkStart w:id="51" w:name="_Toc401494083"/>
      <w:bookmarkStart w:id="52" w:name="_Toc1201526057"/>
      <w:r>
        <w:rPr>
          <w:rFonts w:hint="default" w:ascii="Times New Roman" w:hAnsi="Times New Roman" w:cs="Times New Roman"/>
          <w:b/>
          <w:bCs/>
          <w:kern w:val="0"/>
          <w:sz w:val="24"/>
          <w:szCs w:val="24"/>
          <w:lang w:val="en-US" w:eastAsia="zh-CN" w:bidi="ar"/>
        </w:rPr>
        <w:t>3.2.5 Scanarea AP-urilor și atacul de tip Deauthentication</w:t>
      </w:r>
      <w:bookmarkEnd w:id="48"/>
      <w:bookmarkEnd w:id="49"/>
      <w:bookmarkEnd w:id="50"/>
      <w:bookmarkEnd w:id="51"/>
      <w:bookmarkEnd w:id="52"/>
    </w:p>
    <w:p>
      <w:pPr>
        <w:pStyle w:val="15"/>
        <w:bidi w:val="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Actor: Utilizator</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Precondiție: Utilizator conectat și a accesat pagina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Utilizatorul scanează AP-urile și lansează atacuri de tip Deauth.</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xml:space="preserve"> - utilizatorul selectează opțiunea „Scan AP-uri”.</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afișează o listă cu AP-urile găsite în apropiere.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selectează un AP țintă din listă.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introduce durata dorită pentru atac.</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activează atacul.</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lansează atacul de tip Deauth împotriva AP-ului țintă pentru perioada selectată.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la final dupa tecerea perioadei de autentificare, utilizatorul este rugat sa se reconecteze la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Dispozitivele conectate la AP-ul țintă sunt deautentificate temporar.</w:t>
      </w:r>
    </w:p>
    <w:p>
      <w:pPr>
        <w:pStyle w:val="15"/>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4464685" cy="924560"/>
                    </a:xfrm>
                    <a:prstGeom prst="rect">
                      <a:avLst/>
                    </a:prstGeom>
                    <a:noFill/>
                    <a:ln>
                      <a:noFill/>
                    </a:ln>
                  </pic:spPr>
                </pic:pic>
              </a:graphicData>
            </a:graphic>
          </wp:inline>
        </w:drawing>
      </w:r>
    </w:p>
    <w:p>
      <w:pPr>
        <w:pStyle w:val="10"/>
        <w:keepNext w:val="0"/>
        <w:keepLines w:val="0"/>
        <w:widowControl/>
        <w:suppressLineNumbers w:val="0"/>
        <w:jc w:val="center"/>
        <w:rPr>
          <w:rFonts w:hint="default" w:ascii="Times New Roman" w:hAnsi="Times New Roman" w:eastAsia="SimSun" w:cs="Times New Roman"/>
          <w:b w:val="0"/>
          <w:bCs w:val="0"/>
          <w:kern w:val="0"/>
          <w:sz w:val="18"/>
          <w:szCs w:val="18"/>
          <w:lang w:val="en-US" w:eastAsia="zh-CN" w:bidi="ar"/>
        </w:rPr>
      </w:pPr>
      <w:r>
        <w:rPr>
          <w:rFonts w:hint="default" w:ascii="Times New Roman" w:hAnsi="Times New Roman" w:eastAsia="SimSun" w:cs="Times New Roman"/>
          <w:b w:val="0"/>
          <w:bCs w:val="0"/>
          <w:kern w:val="0"/>
          <w:sz w:val="18"/>
          <w:szCs w:val="18"/>
          <w:lang w:val="en-US" w:eastAsia="zh-CN" w:bidi="ar"/>
        </w:rPr>
        <w:t>Fig 3.4</w:t>
      </w:r>
    </w:p>
    <w:p>
      <w:pPr>
        <w:pStyle w:val="15"/>
        <w:keepNext w:val="0"/>
        <w:keepLines w:val="0"/>
        <w:widowControl/>
        <w:suppressLineNumbers w:val="0"/>
        <w:jc w:val="center"/>
      </w:pPr>
      <w:r>
        <w:drawing>
          <wp:inline distT="0" distB="0" distL="114300" distR="114300">
            <wp:extent cx="3490595" cy="3983990"/>
            <wp:effectExtent l="0" t="0" r="1905"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3490595" cy="3983990"/>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3.5</w:t>
      </w:r>
    </w:p>
    <w:p>
      <w:pPr>
        <w:pStyle w:val="15"/>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6"/>
                    <a:stretch>
                      <a:fillRect/>
                    </a:stretch>
                  </pic:blipFill>
                  <pic:spPr>
                    <a:xfrm>
                      <a:off x="0" y="0"/>
                      <a:ext cx="6105525" cy="2734945"/>
                    </a:xfrm>
                    <a:prstGeom prst="rect">
                      <a:avLst/>
                    </a:prstGeom>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3.6</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color w:val="auto"/>
          <w:kern w:val="0"/>
          <w:sz w:val="24"/>
          <w:szCs w:val="24"/>
          <w:lang w:val="en-US" w:eastAsia="zh-CN" w:bidi="ar"/>
        </w:rPr>
      </w:pPr>
      <w:bookmarkStart w:id="53" w:name="_Toc905008144"/>
      <w:bookmarkStart w:id="54" w:name="_Toc278632551"/>
      <w:r>
        <w:rPr>
          <w:rFonts w:hint="default" w:ascii="Times New Roman" w:hAnsi="Times New Roman" w:cs="Times New Roman"/>
          <w:b/>
          <w:bCs/>
          <w:color w:val="auto"/>
          <w:kern w:val="0"/>
          <w:sz w:val="24"/>
          <w:szCs w:val="24"/>
          <w:lang w:val="en-US" w:eastAsia="zh-CN" w:bidi="ar"/>
        </w:rPr>
        <w:t>3.2.6 Afisarea credentialelor</w:t>
      </w:r>
      <w:bookmarkEnd w:id="53"/>
      <w:bookmarkEnd w:id="54"/>
    </w:p>
    <w:p>
      <w:pPr>
        <w:pStyle w:val="15"/>
        <w:bidi w:val="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Actor: Utilizator (intenționat, adică cel care controlează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Precondiție: ESP32 a capturat deja credențiale de la utilizatori neavizați prin pagina falsă de Facebook.</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Utilizatorul accesează interfața web a ESP32 și apasă un buton care afișează într-un tabel toate perechile de username și parolă introduse de victime.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accesează pagina principală a aplicației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navighează la secțiunea de vizualizare date capturate.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apasă pe butonul „Afișează credențiale”.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citește fișierul (sau zona de memorie) unde sunt salvate datele capturate.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interfața web afișează un tabel cu toate username-urile și parolele interceptate.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Utilizatorul poate vizualiza local datele capturate, fără conexiune la internet.</w:t>
      </w:r>
    </w:p>
    <w:p>
      <w:pPr>
        <w:pStyle w:val="15"/>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7"/>
                    <a:stretch>
                      <a:fillRect/>
                    </a:stretch>
                  </pic:blipFill>
                  <pic:spPr>
                    <a:xfrm>
                      <a:off x="0" y="0"/>
                      <a:ext cx="4279265" cy="917575"/>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3.7</w:t>
      </w:r>
    </w:p>
    <w:p>
      <w:pPr>
        <w:pStyle w:val="15"/>
        <w:keepNext w:val="0"/>
        <w:keepLines w:val="0"/>
        <w:widowControl/>
        <w:numPr>
          <w:ilvl w:val="0"/>
          <w:numId w:val="0"/>
        </w:numPr>
        <w:suppressLineNumbers w:val="0"/>
        <w:ind w:leftChars="0" w:right="0" w:rightChars="0"/>
        <w:jc w:val="cente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8"/>
                    <a:stretch>
                      <a:fillRect/>
                    </a:stretch>
                  </pic:blipFill>
                  <pic:spPr>
                    <a:xfrm>
                      <a:off x="0" y="0"/>
                      <a:ext cx="4248785" cy="1497965"/>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3.8</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color w:val="auto"/>
          <w:kern w:val="0"/>
          <w:sz w:val="24"/>
          <w:szCs w:val="24"/>
          <w:lang w:val="en-US" w:eastAsia="zh-CN" w:bidi="ar"/>
        </w:rPr>
      </w:pPr>
      <w:bookmarkStart w:id="55" w:name="_Toc793437373"/>
      <w:bookmarkStart w:id="56" w:name="_Toc272260658"/>
      <w:bookmarkStart w:id="57" w:name="_Toc1176660956"/>
      <w:bookmarkStart w:id="58" w:name="_Toc1980214316"/>
      <w:bookmarkStart w:id="59" w:name="_Toc678475663"/>
      <w:r>
        <w:rPr>
          <w:rFonts w:hint="default" w:ascii="Times New Roman" w:hAnsi="Times New Roman" w:cs="Times New Roman"/>
          <w:b/>
          <w:bCs/>
          <w:color w:val="auto"/>
          <w:kern w:val="0"/>
          <w:sz w:val="24"/>
          <w:szCs w:val="24"/>
          <w:lang w:val="en-US" w:eastAsia="zh-CN" w:bidi="ar"/>
        </w:rPr>
        <w:t>3.2.7 Victimă conectată la ESP32 și redirecționată prin DNS Hijacking</w:t>
      </w:r>
      <w:bookmarkEnd w:id="55"/>
      <w:bookmarkEnd w:id="56"/>
      <w:bookmarkEnd w:id="57"/>
      <w:bookmarkEnd w:id="58"/>
      <w:bookmarkEnd w:id="59"/>
    </w:p>
    <w:p>
      <w:pPr>
        <w:pStyle w:val="15"/>
        <w:bidi w:val="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Actor: Victimă (Utilizator neavizat)</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O victimă se conectează la ESP32 crezând că este o rețea legitimă și accesează un site.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caută și identifică rețeaua Wi-Fi falsă creată de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se conectează la această rețea fără să suspecteze ceva.</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deschide browserul și încearcă să acceseze un site popular (de exemplu: facebook.com).</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prin DNS hijacking, ESP32 redirecționează traficul victimă către o pagină falsă (imitând pagina de autentificare Facebook).</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introduce datele de autentificare.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captează și salvează credențialele introduse de victimă.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Credințele victimei sunt interceptate și salvate local pe ESP32.</w:t>
      </w:r>
    </w:p>
    <w:p>
      <w:pPr>
        <w:pStyle w:val="15"/>
        <w:keepNext w:val="0"/>
        <w:keepLines w:val="0"/>
        <w:widowControl/>
        <w:numPr>
          <w:ilvl w:val="-1"/>
          <w:numId w:val="0"/>
        </w:numPr>
        <w:suppressLineNumbers w:val="0"/>
        <w:spacing w:before="0" w:beforeAutospacing="0" w:after="0" w:afterAutospacing="0"/>
        <w:ind w:left="198" w:leftChars="0" w:right="0" w:rightChars="0"/>
        <w:jc w:val="center"/>
      </w:pPr>
      <w:r>
        <w:drawing>
          <wp:inline distT="0" distB="0" distL="114300" distR="114300">
            <wp:extent cx="6102985" cy="2630805"/>
            <wp:effectExtent l="0" t="0" r="5715" b="10795"/>
            <wp:docPr id="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0"/>
                    <pic:cNvPicPr>
                      <a:picLocks noChangeAspect="1"/>
                    </pic:cNvPicPr>
                  </pic:nvPicPr>
                  <pic:blipFill>
                    <a:blip r:embed="rId19"/>
                    <a:stretch>
                      <a:fillRect/>
                    </a:stretch>
                  </pic:blipFill>
                  <pic:spPr>
                    <a:xfrm>
                      <a:off x="0" y="0"/>
                      <a:ext cx="6102985" cy="2630805"/>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18"/>
          <w:szCs w:val="18"/>
          <w:lang w:val="en-US" w:eastAsia="zh-CN" w:bidi="ar"/>
        </w:rPr>
        <w:t>Fig 3.9</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2"/>
        <w:rPr>
          <w:rFonts w:ascii="Times New Roman" w:hAnsi="Times New Roman" w:cs="Times New Roman"/>
        </w:rPr>
      </w:pPr>
      <w:bookmarkStart w:id="60" w:name="_Toc521218763"/>
      <w:r>
        <w:rPr>
          <w:rFonts w:ascii="Times New Roman" w:hAnsi="Times New Roman" w:cs="Times New Roman"/>
        </w:rPr>
        <w:t>Metode folosite</w:t>
      </w:r>
      <w:bookmarkEnd w:id="60"/>
    </w:p>
    <w:p>
      <w:pPr>
        <w:pStyle w:val="3"/>
        <w:bidi w:val="0"/>
        <w:rPr>
          <w:rFonts w:hint="default" w:ascii="Times New Roman" w:hAnsi="Times New Roman" w:cs="Times New Roman"/>
          <w:b/>
          <w:bCs/>
          <w:sz w:val="24"/>
          <w:szCs w:val="24"/>
          <w:lang w:val="en-US" w:eastAsia="zh-CN"/>
        </w:rPr>
      </w:pPr>
      <w:bookmarkStart w:id="61" w:name="_Toc1182570925"/>
      <w:r>
        <w:rPr>
          <w:rFonts w:hint="default" w:ascii="Times New Roman" w:hAnsi="Times New Roman" w:cs="Times New Roman"/>
          <w:b/>
          <w:bCs/>
          <w:sz w:val="24"/>
          <w:szCs w:val="24"/>
          <w:lang w:val="en-US" w:eastAsia="zh-CN"/>
        </w:rPr>
        <w:t>4.1. Cum funcționează AP-urile și cum trimit ele mesaje către dispozitive</w:t>
      </w:r>
      <w:bookmarkEnd w:id="61"/>
    </w:p>
    <w:p>
      <w:pPr>
        <w:pStyle w:val="15"/>
        <w:bidi w:val="0"/>
        <w:ind w:firstLine="720" w:firstLineChars="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[11]. Într-o rețea tipică, AP-ul poate fi un router, dar și un dispozitiv dedicat conectat la un controller de rețea. 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 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Întreg procesul inițial (scanare, autentificare, asociere) are loc în clar, fără criptare, ceea ce îl face vulnerabil la analiză, falsificare sau interferență [12]. De aceea, etapa de conectare este adesea vizată în testele de securitate și în atacurile Wi-Fi, deoarece permite emularea comportamentului unui AP fără parcurgerea autentificării reale [13]. Prin înțelegerea acestor fluxuri de mesaje și rolul cadrelor implicate, pot fi dezvoltate atât aplicații funcționale (routere, sniffer-e), cât și instrumente de testare a securității wireless.</w:t>
      </w:r>
    </w:p>
    <w:p>
      <w:pPr>
        <w:pStyle w:val="15"/>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4469765" cy="2158365"/>
            <wp:effectExtent l="0" t="0" r="635" b="635"/>
            <wp:docPr id="154" name="Picture 154"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Untitled Diagram.drawio(1)"/>
                    <pic:cNvPicPr>
                      <a:picLocks noChangeAspect="1"/>
                    </pic:cNvPicPr>
                  </pic:nvPicPr>
                  <pic:blipFill>
                    <a:blip r:embed="rId20"/>
                    <a:stretch>
                      <a:fillRect/>
                    </a:stretch>
                  </pic:blipFill>
                  <pic:spPr>
                    <a:xfrm>
                      <a:off x="0" y="0"/>
                      <a:ext cx="4469765" cy="2158365"/>
                    </a:xfrm>
                    <a:prstGeom prst="rect">
                      <a:avLst/>
                    </a:prstGeom>
                  </pic:spPr>
                </pic:pic>
              </a:graphicData>
            </a:graphic>
          </wp:inline>
        </w:drawing>
      </w:r>
    </w:p>
    <w:p>
      <w:pPr>
        <w:pStyle w:val="15"/>
        <w:keepNext w:val="0"/>
        <w:keepLines w:val="0"/>
        <w:widowControl/>
        <w:suppressLineNumbers w:val="0"/>
        <w:ind w:left="0" w:leftChars="0"/>
        <w:jc w:val="center"/>
        <w:rPr>
          <w:rFonts w:hint="default"/>
          <w:lang w:val="en-US" w:eastAsia="zh-CN"/>
        </w:rPr>
      </w:pP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4.1</w:t>
      </w:r>
    </w:p>
    <w:p>
      <w:pPr>
        <w:pStyle w:val="3"/>
        <w:bidi w:val="0"/>
        <w:rPr>
          <w:rFonts w:hint="default" w:ascii="Times New Roman" w:hAnsi="Times New Roman" w:cs="Times New Roman"/>
          <w:b/>
          <w:bCs/>
          <w:sz w:val="24"/>
          <w:szCs w:val="24"/>
          <w:lang w:val="en-US" w:eastAsia="zh-CN"/>
        </w:rPr>
      </w:pPr>
      <w:bookmarkStart w:id="62" w:name="_Toc2129470210"/>
      <w:r>
        <w:rPr>
          <w:rFonts w:hint="default" w:ascii="Times New Roman" w:hAnsi="Times New Roman" w:cs="Times New Roman"/>
          <w:b/>
          <w:bCs/>
          <w:sz w:val="24"/>
          <w:szCs w:val="24"/>
          <w:lang w:val="en-US" w:eastAsia="zh-CN"/>
        </w:rPr>
        <w:t>4.2. Management frames</w:t>
      </w:r>
      <w:bookmarkEnd w:id="62"/>
    </w:p>
    <w:p>
      <w:pPr>
        <w:pStyle w:val="15"/>
        <w:bidi w:val="0"/>
        <w:ind w:firstLine="720" w:firstLineChars="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[11][12]. Ele conțin informații despre parametrii rețelei, inițiază procesele de autentificare și asociere, permit roaming-ul între AP-uri și gestionează deconectările controlate sau forțate.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 [12].</w:t>
      </w:r>
    </w:p>
    <w:p>
      <w:pPr>
        <w:pStyle w:val="15"/>
        <w:bidi w:val="0"/>
        <w:ind w:firstLine="0" w:firstLineChars="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Printre cele mai importante tipuri se numără: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Beacon – transmis de AP pentru a semnaliza existența rețelei;</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Probe request/response – utilizate pentru căutarea și anunțarea activă a rețelelor;</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Authentication/Deauthentication – inițiază sau încheie procesul de autentificare;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Association/Disassociation – realizează și încheie conexiunea logică MAC.</w:t>
      </w:r>
      <w:r>
        <w:rPr>
          <w:rFonts w:hint="default" w:ascii="Times New Roman" w:hAnsi="Times New Roman" w:eastAsia="Arial" w:cs="Times New Roman"/>
          <w:color w:val="auto"/>
          <w:sz w:val="24"/>
          <w:szCs w:val="24"/>
          <w:lang w:val="en-US" w:eastAsia="zh-CN" w:bidi="ar-SA"/>
        </w:rPr>
        <w:br w:type="textWrapping"/>
      </w: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 [12].</w:t>
      </w:r>
    </w:p>
    <w:p>
      <w:pPr>
        <w:pStyle w:val="15"/>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55" name="Picture 155"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Untitled Diagram.drawio"/>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3438525" cy="3448050"/>
                    </a:xfrm>
                    <a:prstGeom prst="rect">
                      <a:avLst/>
                    </a:prstGeom>
                  </pic:spPr>
                </pic:pic>
              </a:graphicData>
            </a:graphic>
          </wp:inline>
        </w:drawing>
      </w:r>
    </w:p>
    <w:p>
      <w:pPr>
        <w:pStyle w:val="10"/>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[6][13]. Din acest motiv, aceste cadre sunt vizate în numeroase atacuri wireless (ex: DoS, Evil Twin, Captive Portal). Deși există extensii moderne ale standardului (ex. 802.11w – Protected Management Frames), suportul nu este universal, ceea ce lasă multe rețele și dispozitive vulnerabile [2].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63" w:name="_Toc1060253158"/>
      <w:r>
        <w:rPr>
          <w:rFonts w:hint="default" w:ascii="Times New Roman" w:hAnsi="Times New Roman" w:cs="Times New Roman"/>
          <w:b/>
          <w:bCs/>
          <w:sz w:val="24"/>
          <w:szCs w:val="24"/>
          <w:lang w:val="en-US" w:eastAsia="zh-CN"/>
        </w:rPr>
        <w:t>4.3. Beacon frames</w:t>
      </w:r>
      <w:bookmarkEnd w:id="63"/>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 [11][12].</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SSID-ul rețelei (nume),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tipul și nivelul criptării (WEP/WPA2/WPA3),</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vitezele suportate,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canalul radio activ,</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extensii pentru roaming sau mesh,</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capabilități de rețea (802.11n/ac/ax).</w:t>
      </w:r>
    </w:p>
    <w:p>
      <w:pPr>
        <w:pStyle w:val="15"/>
        <w:keepNext w:val="0"/>
        <w:keepLines w:val="0"/>
        <w:widowControl/>
        <w:suppressLineNumbers w:val="0"/>
        <w:ind w:left="0" w:leftChars="0" w:firstLine="0" w:firstLineChars="0"/>
        <w:jc w:val="center"/>
      </w:pPr>
      <w:r>
        <w:drawing>
          <wp:inline distT="0" distB="0" distL="114300" distR="114300">
            <wp:extent cx="5828030" cy="3271520"/>
            <wp:effectExtent l="0" t="0" r="1270" b="5080"/>
            <wp:docPr id="1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5"/>
                    <pic:cNvPicPr>
                      <a:picLocks noChangeAspect="1"/>
                    </pic:cNvPicPr>
                  </pic:nvPicPr>
                  <pic:blipFill>
                    <a:blip r:embed="rId23"/>
                    <a:stretch>
                      <a:fillRect/>
                    </a:stretch>
                  </pic:blipFill>
                  <pic:spPr>
                    <a:xfrm>
                      <a:off x="0" y="0"/>
                      <a:ext cx="5828030" cy="3271520"/>
                    </a:xfrm>
                    <a:prstGeom prst="rect">
                      <a:avLst/>
                    </a:prstGeom>
                    <a:noFill/>
                    <a:ln>
                      <a:noFill/>
                    </a:ln>
                  </pic:spPr>
                </pic:pic>
              </a:graphicData>
            </a:graphic>
          </wp:inline>
        </w:drawing>
      </w:r>
    </w:p>
    <w:p>
      <w:pPr>
        <w:pStyle w:val="10"/>
        <w:ind w:firstLine="0"/>
        <w:jc w:val="center"/>
        <w:rPr>
          <w:rFonts w:hint="default"/>
          <w:lang w:val="en-US" w:eastAsia="zh-CN"/>
        </w:rPr>
      </w:pPr>
      <w:r>
        <w:rPr>
          <w:rFonts w:hint="default" w:cs="Times New Roman"/>
          <w:b w:val="0"/>
          <w:bCs w:val="0"/>
          <w:kern w:val="0"/>
          <w:sz w:val="18"/>
          <w:szCs w:val="18"/>
          <w:lang w:val="en-US" w:eastAsia="zh-CN" w:bidi="ar"/>
        </w:rPr>
        <w:t>Fig 4.3</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ind w:firstLine="720" w:firstLineChars="0"/>
        <w:jc w:val="left"/>
        <w:rPr>
          <w:rFonts w:hint="default"/>
          <w:lang w:val="en-US" w:eastAsia="zh-CN"/>
        </w:rPr>
      </w:pPr>
      <w:r>
        <w:rPr>
          <w:rFonts w:hint="default" w:ascii="Times New Roman" w:hAnsi="Times New Roman" w:eastAsia="SimSun" w:cs="Times New Roman"/>
          <w:b w:val="0"/>
          <w:bCs w:val="0"/>
          <w:color w:val="auto"/>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 [12]. Deoarece beacon-urile sunt transmise în clar, fără criptare sau semnătură, acestea pot fi ușor imitate [13].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 [14].</w:t>
      </w:r>
    </w:p>
    <w:p>
      <w:pPr>
        <w:pStyle w:val="3"/>
        <w:bidi w:val="0"/>
        <w:rPr>
          <w:rFonts w:hint="default" w:ascii="Times New Roman" w:hAnsi="Times New Roman" w:cs="Times New Roman"/>
          <w:b/>
          <w:bCs/>
          <w:sz w:val="24"/>
          <w:szCs w:val="24"/>
          <w:lang w:val="en-US" w:eastAsia="zh-CN"/>
        </w:rPr>
      </w:pPr>
      <w:bookmarkStart w:id="64" w:name="_Toc1273040295"/>
      <w:r>
        <w:rPr>
          <w:rFonts w:hint="default" w:ascii="Times New Roman" w:hAnsi="Times New Roman" w:cs="Times New Roman"/>
          <w:b/>
          <w:bCs/>
          <w:sz w:val="24"/>
          <w:szCs w:val="24"/>
          <w:lang w:val="en-US" w:eastAsia="zh-CN"/>
        </w:rPr>
        <w:t>4.4. AP Flood prin beacon-uri</w:t>
      </w:r>
      <w:bookmarkEnd w:id="64"/>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 [14].</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Dispozitive precum ESP32 permit programarea în așa fel încât să trimită beacon-uri într-o buclă, fiecare având un BSSID (MAC) diferit și un SSID unic sau mimat după rețele reale [10][15].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 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 [15].</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[11][12]. Această lipsă de verificare le face vulnerabile chiar și în rețele moderne, în special dacă nu sunt folosite sisteme suplimentare de filtrare sau detecție a anomaliilor [14].</w:t>
      </w:r>
    </w:p>
    <w:p>
      <w:pPr>
        <w:pStyle w:val="4"/>
        <w:bidi w:val="0"/>
        <w:rPr>
          <w:rFonts w:hint="default" w:ascii="Times New Roman" w:hAnsi="Times New Roman" w:cs="Times New Roman"/>
          <w:b/>
          <w:bCs/>
          <w:sz w:val="24"/>
          <w:szCs w:val="24"/>
          <w:lang w:val="en-US" w:eastAsia="zh-CN"/>
        </w:rPr>
      </w:pPr>
      <w:bookmarkStart w:id="65" w:name="_Toc421491335"/>
      <w:bookmarkStart w:id="66" w:name="_Toc439080163"/>
      <w:r>
        <w:rPr>
          <w:rFonts w:hint="default" w:ascii="Times New Roman" w:hAnsi="Times New Roman" w:cs="Times New Roman"/>
          <w:b/>
          <w:bCs/>
          <w:sz w:val="24"/>
          <w:szCs w:val="24"/>
          <w:lang w:val="en-US" w:eastAsia="zh-CN"/>
        </w:rPr>
        <w:t>4.4.1 Realizarea in practica</w:t>
      </w:r>
      <w:bookmarkEnd w:id="65"/>
      <w:bookmarkEnd w:id="66"/>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15"/>
        <w:keepNext w:val="0"/>
        <w:keepLines w:val="0"/>
        <w:widowControl/>
        <w:suppressLineNumbers w:val="0"/>
        <w:ind w:firstLine="720" w:firstLineChars="0"/>
        <w:jc w:val="both"/>
      </w:pPr>
    </w:p>
    <w:p>
      <w:pPr>
        <w:pStyle w:val="4"/>
        <w:bidi w:val="0"/>
        <w:rPr>
          <w:rFonts w:hint="default" w:ascii="Times New Roman" w:hAnsi="Times New Roman" w:cs="Times New Roman"/>
          <w:b/>
          <w:bCs/>
          <w:sz w:val="24"/>
          <w:szCs w:val="24"/>
          <w:lang w:val="en-US" w:eastAsia="zh-CN"/>
        </w:rPr>
      </w:pPr>
      <w:bookmarkStart w:id="67" w:name="_Toc1322551703"/>
      <w:bookmarkStart w:id="68" w:name="_Toc166204565"/>
      <w:bookmarkStart w:id="69" w:name="_Toc1385877530"/>
      <w:r>
        <w:rPr>
          <w:rFonts w:hint="default" w:ascii="Times New Roman" w:hAnsi="Times New Roman" w:cs="Times New Roman"/>
          <w:b/>
          <w:bCs/>
          <w:sz w:val="24"/>
          <w:szCs w:val="24"/>
          <w:lang w:val="en-US" w:eastAsia="zh-CN"/>
        </w:rPr>
        <w:t>4.4.2 Structura funcțională a atacului în proiect</w:t>
      </w:r>
      <w:bookmarkEnd w:id="67"/>
      <w:bookmarkEnd w:id="68"/>
      <w:bookmarkEnd w:id="69"/>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Atacul este inițiat de către utilizator printr-un endpoint HTTP specific (ex: /flood) expus de serverul web al ESP32. Serverul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5"/>
        <w:keepNext w:val="0"/>
        <w:keepLines w:val="0"/>
        <w:widowControl/>
        <w:suppressLineNumbers w:val="0"/>
        <w:ind w:firstLine="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Pentru fiecare beacon generat, sunt completate următoarele câmpuri în pachetul beacon:</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Frame Control</w:t>
      </w:r>
      <w:r>
        <w:rPr>
          <w:rFonts w:hint="default" w:ascii="Times New Roman" w:hAnsi="Times New Roman" w:eastAsia="SimSun" w:cs="Times New Roman"/>
          <w:b w:val="0"/>
          <w:bCs w:val="0"/>
          <w:color w:val="auto"/>
          <w:kern w:val="0"/>
          <w:sz w:val="24"/>
          <w:szCs w:val="24"/>
          <w:lang w:val="en-US" w:eastAsia="zh-CN" w:bidi="ar"/>
        </w:rPr>
        <w:t xml:space="preserve"> (0x80, 0x00): indică faptul că este un management frame de tip beacon.</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 xml:space="preserve">Duration </w:t>
      </w:r>
      <w:r>
        <w:rPr>
          <w:rFonts w:hint="default" w:ascii="Times New Roman" w:hAnsi="Times New Roman" w:eastAsia="SimSun" w:cs="Times New Roman"/>
          <w:b w:val="0"/>
          <w:bCs w:val="0"/>
          <w:color w:val="auto"/>
          <w:kern w:val="0"/>
          <w:sz w:val="24"/>
          <w:szCs w:val="24"/>
          <w:lang w:val="en-US" w:eastAsia="zh-CN" w:bidi="ar"/>
        </w:rPr>
        <w:t>(0x00, 0x00): câmp standard, fără importanță majoră pentru acest atac.</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Destination address</w:t>
      </w:r>
      <w:r>
        <w:rPr>
          <w:rFonts w:hint="default" w:ascii="Times New Roman" w:hAnsi="Times New Roman" w:eastAsia="SimSun" w:cs="Times New Roman"/>
          <w:b w:val="0"/>
          <w:bCs w:val="0"/>
          <w:color w:val="auto"/>
          <w:kern w:val="0"/>
          <w:sz w:val="24"/>
          <w:szCs w:val="24"/>
          <w:lang w:val="en-US" w:eastAsia="zh-CN" w:bidi="ar"/>
        </w:rPr>
        <w:t>: adresa MAC de broadcast (FF:FF:FF:FF:FF:FF), indicând că pachetul este destinat tuturor stațiilor.</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Source address &amp; BSSID</w:t>
      </w:r>
      <w:r>
        <w:rPr>
          <w:rFonts w:hint="default" w:ascii="Times New Roman" w:hAnsi="Times New Roman" w:eastAsia="SimSun" w:cs="Times New Roman"/>
          <w:b w:val="0"/>
          <w:bCs w:val="0"/>
          <w:color w:val="auto"/>
          <w:kern w:val="0"/>
          <w:sz w:val="24"/>
          <w:szCs w:val="24"/>
          <w:lang w:val="en-US" w:eastAsia="zh-CN" w:bidi="ar"/>
        </w:rPr>
        <w:t>: ambele setate identic și variate la fiecare beacon pentru a simula rețele unice. Ultimul octet este modificat în funcție de indexul beaconului.</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Sequence/Fragment number</w:t>
      </w:r>
      <w:r>
        <w:rPr>
          <w:rFonts w:hint="default" w:ascii="Times New Roman" w:hAnsi="Times New Roman" w:eastAsia="SimSun" w:cs="Times New Roman"/>
          <w:b w:val="0"/>
          <w:bCs w:val="0"/>
          <w:color w:val="auto"/>
          <w:kern w:val="0"/>
          <w:sz w:val="24"/>
          <w:szCs w:val="24"/>
          <w:lang w:val="en-US" w:eastAsia="zh-CN" w:bidi="ar"/>
        </w:rPr>
        <w:t>: incrementat pentru fiecare SSID, permițând identificarea de cadre unice.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Timestamp</w:t>
      </w:r>
      <w:r>
        <w:rPr>
          <w:rFonts w:hint="default" w:ascii="Times New Roman" w:hAnsi="Times New Roman" w:eastAsia="SimSun" w:cs="Times New Roman"/>
          <w:b w:val="0"/>
          <w:bCs w:val="0"/>
          <w:color w:val="auto"/>
          <w:kern w:val="0"/>
          <w:sz w:val="24"/>
          <w:szCs w:val="24"/>
          <w:lang w:val="en-US" w:eastAsia="zh-CN" w:bidi="ar"/>
        </w:rPr>
        <w:t>: lăsat 0, va fi suprascris de hardware.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Beacon interval</w:t>
      </w:r>
      <w:r>
        <w:rPr>
          <w:rFonts w:hint="default" w:ascii="Times New Roman" w:hAnsi="Times New Roman" w:eastAsia="SimSun" w:cs="Times New Roman"/>
          <w:b w:val="0"/>
          <w:bCs w:val="0"/>
          <w:color w:val="auto"/>
          <w:kern w:val="0"/>
          <w:sz w:val="24"/>
          <w:szCs w:val="24"/>
          <w:lang w:val="en-US" w:eastAsia="zh-CN" w:bidi="ar"/>
        </w:rPr>
        <w:t>: 0x0064 (100ms standard).</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Capability info</w:t>
      </w:r>
      <w:r>
        <w:rPr>
          <w:rFonts w:hint="default" w:ascii="Times New Roman" w:hAnsi="Times New Roman" w:eastAsia="SimSun" w:cs="Times New Roman"/>
          <w:b w:val="0"/>
          <w:bCs w:val="0"/>
          <w:color w:val="auto"/>
          <w:kern w:val="0"/>
          <w:sz w:val="24"/>
          <w:szCs w:val="24"/>
          <w:lang w:val="en-US" w:eastAsia="zh-CN" w:bidi="ar"/>
        </w:rPr>
        <w:t>: 0x0431 - stabilește capabilitățile AP-ului fals (suport standard).</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SSID</w:t>
      </w:r>
      <w:r>
        <w:rPr>
          <w:rFonts w:hint="default" w:ascii="Times New Roman" w:hAnsi="Times New Roman" w:eastAsia="SimSun" w:cs="Times New Roman"/>
          <w:b w:val="0"/>
          <w:bCs w:val="0"/>
          <w:color w:val="auto"/>
          <w:kern w:val="0"/>
          <w:sz w:val="24"/>
          <w:szCs w:val="24"/>
          <w:lang w:val="en-US" w:eastAsia="zh-CN" w:bidi="ar"/>
        </w:rPr>
        <w:t>: este completat dinamic, luat dintr-o listă de șiruri de caractere predefinite. Lungimea și conținutul sunt scrise în beacon manual pentru fiecare pachet.</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Supported rates</w:t>
      </w:r>
      <w:r>
        <w:rPr>
          <w:rFonts w:hint="default" w:ascii="Times New Roman" w:hAnsi="Times New Roman" w:eastAsia="SimSun" w:cs="Times New Roman"/>
          <w:b w:val="0"/>
          <w:bCs w:val="0"/>
          <w:color w:val="auto"/>
          <w:kern w:val="0"/>
          <w:sz w:val="24"/>
          <w:szCs w:val="24"/>
          <w:lang w:val="en-US" w:eastAsia="zh-CN" w:bidi="ar"/>
        </w:rPr>
        <w:t>: câmp fix care indică ratele de transmisie suportate (ex: 1 Mbps până la 36 Mbps).</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DS Parameter set</w:t>
      </w:r>
      <w:r>
        <w:rPr>
          <w:rFonts w:hint="default" w:ascii="Times New Roman" w:hAnsi="Times New Roman" w:eastAsia="SimSun" w:cs="Times New Roman"/>
          <w:b w:val="0"/>
          <w:bCs w:val="0"/>
          <w:color w:val="auto"/>
          <w:kern w:val="0"/>
          <w:sz w:val="24"/>
          <w:szCs w:val="24"/>
          <w:lang w:val="en-US" w:eastAsia="zh-CN" w:bidi="ar"/>
        </w:rPr>
        <w:t>: indică canalul curent de transmisie (canalul 1 în implementare standard).</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TIM (Traffic Indication Map)</w:t>
      </w:r>
      <w:r>
        <w:rPr>
          <w:rFonts w:hint="default" w:ascii="Times New Roman" w:hAnsi="Times New Roman" w:eastAsia="SimSun" w:cs="Times New Roman"/>
          <w:b w:val="0"/>
          <w:bCs w:val="0"/>
          <w:color w:val="auto"/>
          <w:kern w:val="0"/>
          <w:sz w:val="24"/>
          <w:szCs w:val="24"/>
          <w:lang w:val="en-US" w:eastAsia="zh-CN" w:bidi="ar"/>
        </w:rPr>
        <w:t>: informații despre buffer multicast pentru clienți în mod power-saving, completate cu valori standard.</w:t>
      </w:r>
    </w:p>
    <w:p>
      <w:pPr>
        <w:pStyle w:val="15"/>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24"/>
                    <a:stretch>
                      <a:fillRect/>
                    </a:stretch>
                  </pic:blipFill>
                  <pic:spPr>
                    <a:xfrm>
                      <a:off x="0" y="0"/>
                      <a:ext cx="6109970" cy="2199005"/>
                    </a:xfrm>
                    <a:prstGeom prst="rect">
                      <a:avLst/>
                    </a:prstGeom>
                  </pic:spPr>
                </pic:pic>
              </a:graphicData>
            </a:graphic>
          </wp:inline>
        </w:drawing>
      </w:r>
    </w:p>
    <w:p>
      <w:pPr>
        <w:pStyle w:val="10"/>
        <w:keepNext w:val="0"/>
        <w:keepLines w:val="0"/>
        <w:widowControl/>
        <w:suppressLineNumbers w:val="0"/>
        <w:ind w:left="0" w:leftChars="0"/>
        <w:jc w:val="center"/>
        <w:rPr>
          <w:rFonts w:hint="default"/>
          <w:lang w:val="en-US"/>
        </w:rPr>
      </w:pPr>
      <w:r>
        <w:rPr>
          <w:rFonts w:hint="default" w:cs="Times New Roman"/>
          <w:b w:val="0"/>
          <w:bCs w:val="0"/>
          <w:kern w:val="0"/>
          <w:sz w:val="18"/>
          <w:szCs w:val="18"/>
          <w:lang w:val="en-US" w:eastAsia="zh-CN" w:bidi="ar"/>
        </w:rPr>
        <w:t>Fig 4.4</w:t>
      </w:r>
    </w:p>
    <w:p>
      <w:pPr>
        <w:pStyle w:val="4"/>
        <w:bidi w:val="0"/>
        <w:rPr>
          <w:rFonts w:hint="default" w:ascii="Times New Roman" w:hAnsi="Times New Roman" w:cs="Times New Roman"/>
          <w:b/>
          <w:bCs/>
          <w:color w:val="auto"/>
          <w:sz w:val="24"/>
          <w:szCs w:val="24"/>
          <w:lang w:val="en-US" w:eastAsia="zh-CN"/>
        </w:rPr>
      </w:pPr>
      <w:bookmarkStart w:id="70" w:name="_Toc629652326"/>
      <w:bookmarkStart w:id="71" w:name="_Toc1471994876"/>
      <w:bookmarkStart w:id="72" w:name="_Toc1528933113"/>
      <w:r>
        <w:rPr>
          <w:rFonts w:hint="default" w:ascii="Times New Roman" w:hAnsi="Times New Roman" w:cs="Times New Roman"/>
          <w:b/>
          <w:bCs/>
          <w:color w:val="auto"/>
          <w:sz w:val="24"/>
          <w:szCs w:val="24"/>
          <w:lang w:val="en-US" w:eastAsia="zh-CN"/>
        </w:rPr>
        <w:t>4.4.3 Mecanismul de execuție</w:t>
      </w:r>
      <w:bookmarkEnd w:id="70"/>
      <w:bookmarkEnd w:id="71"/>
      <w:bookmarkEnd w:id="72"/>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esp_wifi_80211_tx, care permite injectarea de cadre brute în rețea.</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Rata de transmitere este calculată în funcție de numărul total de SSID-uri și de un delay de 100 ms împărțit la acest număr, astfel încât toate beacon-urile să fie transmise ciclic și constant.</w:t>
      </w:r>
    </w:p>
    <w:p>
      <w:pPr>
        <w:pStyle w:val="15"/>
        <w:keepNext w:val="0"/>
        <w:keepLines w:val="0"/>
        <w:widowControl/>
        <w:suppressLineNumbers w:val="0"/>
        <w:ind w:firstLine="0" w:firstLineChars="0"/>
        <w:jc w:val="left"/>
        <w:rPr>
          <w:rFonts w:hint="default" w:ascii="Times New Roman" w:hAnsi="Times New Roman" w:eastAsia="SimSun" w:cs="Times New Roman"/>
          <w:b/>
          <w:bCs/>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Impactul asupra rețelelor și clienților</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Dispozitivele client vor interpreta fiecare beacon ca o rețea validă și o vor adăuga în lista de rețele disponibile. Această simulare masivă poate duce la:</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Saturația interfeței grafice de conectare (ex: Android, Windows);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Întârzierea sau blocarea conectării la rețele reale;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Încercări automate de conectare la rețele false dacă numele este memorat;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Scăderea performanței Wi-Fi în aplicații legitime;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Blocaje temporare în driverul rețelei sau scanare repetată eșuată.</w:t>
      </w:r>
    </w:p>
    <w:p>
      <w:pPr>
        <w:pStyle w:val="4"/>
        <w:bidi w:val="0"/>
        <w:rPr>
          <w:rFonts w:hint="default" w:ascii="Times New Roman" w:hAnsi="Times New Roman" w:cs="Times New Roman"/>
          <w:b/>
          <w:bCs/>
          <w:sz w:val="24"/>
          <w:szCs w:val="24"/>
          <w:lang w:val="en-US" w:eastAsia="zh-CN"/>
        </w:rPr>
      </w:pPr>
      <w:bookmarkStart w:id="73" w:name="_Toc621685809"/>
      <w:bookmarkStart w:id="74" w:name="_Toc324995668"/>
      <w:bookmarkStart w:id="75" w:name="_Toc2070866138"/>
      <w:r>
        <w:rPr>
          <w:rFonts w:hint="default" w:ascii="Times New Roman" w:hAnsi="Times New Roman" w:cs="Times New Roman"/>
          <w:b/>
          <w:bCs/>
          <w:sz w:val="24"/>
          <w:szCs w:val="24"/>
          <w:lang w:val="en-US" w:eastAsia="zh-CN"/>
        </w:rPr>
        <w:t>4.4.4 Observații asupra limitelor</w:t>
      </w:r>
      <w:bookmarkEnd w:id="73"/>
      <w:bookmarkEnd w:id="74"/>
      <w:bookmarkEnd w:id="75"/>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Deși foarte eficient vizual și funcțional în zone restrânse, atacul are câteva limitări:</w:t>
      </w:r>
    </w:p>
    <w:p>
      <w:pPr>
        <w:pStyle w:val="15"/>
        <w:keepNext w:val="0"/>
        <w:keepLines w:val="0"/>
        <w:widowControl/>
        <w:suppressLineNumbers w:val="0"/>
        <w:ind w:firstLine="720" w:firstLineChars="0"/>
        <w:jc w:val="left"/>
        <w:rPr>
          <w:rFonts w:hint="default" w:eastAsia="SimSun"/>
          <w:kern w:val="0"/>
          <w:lang w:val="en-US" w:eastAsia="zh-CN" w:bidi="ar"/>
        </w:rPr>
      </w:pPr>
      <w:r>
        <w:rPr>
          <w:rFonts w:hint="default" w:ascii="Times New Roman" w:hAnsi="Times New Roman" w:eastAsia="SimSun" w:cs="Times New Roman"/>
          <w:b w:val="0"/>
          <w:bCs w:val="0"/>
          <w:color w:val="auto"/>
          <w:kern w:val="0"/>
          <w:sz w:val="24"/>
          <w:szCs w:val="24"/>
          <w:lang w:val="en-US" w:eastAsia="zh-CN" w:bidi="ar"/>
        </w:rPr>
        <w:t>- Nu poate forța conectarea clienților la rețele false fără o combinație cu alte atacuri (ex. deauth);</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Este limitat la puterea de transmisie a ESP32 și canalul pe care operează;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Poate fi detectat de sisteme de monitorizare a traficului wireless.</w:t>
      </w:r>
    </w:p>
    <w:p>
      <w:pPr>
        <w:pStyle w:val="3"/>
        <w:bidi w:val="0"/>
        <w:rPr>
          <w:rFonts w:hint="default" w:ascii="Times New Roman" w:hAnsi="Times New Roman" w:cs="Times New Roman"/>
          <w:b/>
          <w:bCs/>
          <w:sz w:val="24"/>
          <w:szCs w:val="24"/>
          <w:lang w:val="en-US" w:eastAsia="zh-CN"/>
        </w:rPr>
      </w:pPr>
      <w:bookmarkStart w:id="76" w:name="_Toc407760663"/>
      <w:bookmarkStart w:id="77" w:name="_Toc45326034"/>
      <w:r>
        <w:rPr>
          <w:rFonts w:hint="default" w:ascii="Times New Roman" w:hAnsi="Times New Roman" w:cs="Times New Roman"/>
          <w:b/>
          <w:bCs/>
          <w:sz w:val="24"/>
          <w:szCs w:val="24"/>
          <w:lang w:val="en-US" w:eastAsia="zh-CN"/>
        </w:rPr>
        <w:t>4.5. Deauthentication frames</w:t>
      </w:r>
      <w:bookmarkEnd w:id="76"/>
      <w:bookmarkEnd w:id="77"/>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[11][12].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Toate cadrele de tip deauthentication sunt transmise în clar, fără criptare sau protecție criptografică în standardul original [11]. Din acest motiv, ele sunt extrem de vulnerabile la falsificare. Un atacator aflat în apropierea rețelei poate genera manual cadre de acest tip folosind un adaptor Wi-Fi compatibil și software specializat (ex: aireplay-ng) [3]. Dispozitivele client, dacă recepționează aceste cadre false, consideră în mod legitim că au fost deautentificate și încheie conexiunea.</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[13]. Standardul IEEE 802.11w încearcă să adreseze această problemă prin introducerea „Protected Management Frames”, dar suportul este limitat [2].</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3"/>
        <w:bidi w:val="0"/>
        <w:rPr>
          <w:rFonts w:hint="default" w:ascii="Times New Roman" w:hAnsi="Times New Roman" w:cs="Times New Roman"/>
          <w:b/>
          <w:bCs/>
          <w:sz w:val="24"/>
          <w:szCs w:val="24"/>
          <w:lang w:val="en-US" w:eastAsia="zh-CN"/>
        </w:rPr>
      </w:pPr>
      <w:bookmarkStart w:id="78" w:name="_Toc67511633"/>
      <w:bookmarkStart w:id="79" w:name="_Toc682136481"/>
      <w:r>
        <w:rPr>
          <w:rFonts w:hint="default" w:ascii="Times New Roman" w:hAnsi="Times New Roman" w:cs="Times New Roman"/>
          <w:b/>
          <w:bCs/>
          <w:sz w:val="24"/>
          <w:szCs w:val="24"/>
          <w:lang w:val="en-US" w:eastAsia="zh-CN"/>
        </w:rPr>
        <w:t>4.6. Atacurile de deautentificare</w:t>
      </w:r>
      <w:bookmarkEnd w:id="78"/>
      <w:bookmarkEnd w:id="79"/>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[11][12]. Cu toate acestea, lipsa oricărei forme de autentificare a acestor cadre în standardul de bază le face extrem de vulnerabile la spoofing și abuz [13].</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 [13].</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Există două variante principale ale atacului: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Broadcast Deauthentication</w:t>
      </w:r>
      <w:r>
        <w:rPr>
          <w:rFonts w:hint="default" w:ascii="Times New Roman" w:hAnsi="Times New Roman" w:eastAsia="SimSun" w:cs="Times New Roman"/>
          <w:b w:val="0"/>
          <w:bCs w:val="0"/>
          <w:color w:val="auto"/>
          <w:kern w:val="0"/>
          <w:sz w:val="24"/>
          <w:szCs w:val="24"/>
          <w:lang w:val="en-US" w:eastAsia="zh-CN" w:bidi="ar"/>
        </w:rPr>
        <w:t xml:space="preserve"> –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 xml:space="preserve">Unicast Deauthentication </w:t>
      </w:r>
      <w:r>
        <w:rPr>
          <w:rFonts w:hint="default" w:ascii="Times New Roman" w:hAnsi="Times New Roman" w:eastAsia="SimSun" w:cs="Times New Roman"/>
          <w:b w:val="0"/>
          <w:bCs w:val="0"/>
          <w:color w:val="auto"/>
          <w:kern w:val="0"/>
          <w:sz w:val="24"/>
          <w:szCs w:val="24"/>
          <w:lang w:val="en-US" w:eastAsia="zh-CN" w:bidi="ar"/>
        </w:rPr>
        <w:t>– cadrele sunt trimise țintit către adresa MAC a unui client. Este mai eficient, deoarece dispozitivul client consideră sursa ca fiind autentică.</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atacator are nevoie de: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un adaptor Wi-Fi compatibil cu modul „monitor” și capabil de injecție de pachete,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software specializat (ex. aireplay-ng, mdk3, Scapy),</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identificarea adresei MAC a clientului și BSSID-ul AP-ului (prin scanare cu airodump-ng).</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 [1].</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Pentru a combate aceste atacuri, standardul 802.11w introduce Protected Management Frames (PMF), care criptează cadrele de management (inclusiv deauthentication) [2]. Totuși, multe dispozitive nu suportă complet acest standard, iar altele îl dezactivează din motive de compatibilitate. În absența PMF, rețelele rămân vulnerabile la atacuri de deautentificare, mai ales în medii publice sau nesecurizate [2].</w:t>
      </w:r>
    </w:p>
    <w:p>
      <w:pPr>
        <w:pStyle w:val="4"/>
        <w:bidi w:val="0"/>
        <w:rPr>
          <w:rFonts w:hint="default" w:ascii="Times New Roman" w:hAnsi="Times New Roman" w:cs="Times New Roman"/>
          <w:b/>
          <w:bCs/>
          <w:sz w:val="24"/>
          <w:szCs w:val="24"/>
          <w:lang w:val="en-US" w:eastAsia="zh-CN"/>
        </w:rPr>
      </w:pPr>
      <w:bookmarkStart w:id="80" w:name="_Toc161376738"/>
      <w:bookmarkStart w:id="81" w:name="_Toc461026387"/>
      <w:r>
        <w:rPr>
          <w:rFonts w:hint="default" w:ascii="Times New Roman" w:hAnsi="Times New Roman" w:cs="Times New Roman"/>
          <w:b/>
          <w:bCs/>
          <w:sz w:val="24"/>
          <w:szCs w:val="24"/>
          <w:lang w:val="en-US" w:eastAsia="zh-CN"/>
        </w:rPr>
        <w:t>4.6.1 Realizarea in practica</w:t>
      </w:r>
      <w:bookmarkEnd w:id="80"/>
      <w:bookmarkEnd w:id="81"/>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În cadrul proiectului atacul este structurat pe mai multe faze distincte, reflectând o abordare sistematică ce imită comportamentul natural al rețelelor Wi-Fi.</w:t>
      </w:r>
    </w:p>
    <w:p>
      <w:pPr>
        <w:pStyle w:val="5"/>
        <w:keepNext w:val="0"/>
        <w:keepLines w:val="0"/>
        <w:widowControl/>
        <w:suppressLineNumbers w:val="0"/>
        <w:jc w:val="both"/>
        <w:rPr>
          <w:rFonts w:hint="default" w:ascii="Times New Roman" w:hAnsi="Times New Roman" w:eastAsia="SimSun" w:cs="Times New Roman"/>
          <w:b/>
          <w:bCs/>
          <w:color w:val="auto"/>
          <w:kern w:val="0"/>
          <w:sz w:val="24"/>
          <w:szCs w:val="24"/>
          <w:lang w:val="en-US" w:eastAsia="zh-CN" w:bidi="ar"/>
        </w:rPr>
      </w:pPr>
      <w:bookmarkStart w:id="82" w:name="_Toc1935796305"/>
      <w:r>
        <w:rPr>
          <w:rFonts w:hint="default" w:ascii="Times New Roman" w:hAnsi="Times New Roman" w:eastAsia="SimSun" w:cs="Times New Roman"/>
          <w:b/>
          <w:bCs/>
          <w:color w:val="auto"/>
          <w:kern w:val="0"/>
          <w:sz w:val="24"/>
          <w:szCs w:val="24"/>
          <w:lang w:val="en-US" w:eastAsia="zh-CN" w:bidi="ar"/>
        </w:rPr>
        <w:t>Faza 1: Scanarea rețelelor</w:t>
      </w:r>
      <w:bookmarkEnd w:id="82"/>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5"/>
        <w:keepNext w:val="0"/>
        <w:keepLines w:val="0"/>
        <w:widowControl/>
        <w:suppressLineNumbers w:val="0"/>
        <w:jc w:val="both"/>
        <w:rPr>
          <w:rFonts w:hint="default" w:ascii="Times New Roman" w:hAnsi="Times New Roman" w:eastAsia="SimSun" w:cs="Times New Roman"/>
          <w:b/>
          <w:bCs/>
          <w:color w:val="auto"/>
          <w:kern w:val="0"/>
          <w:sz w:val="24"/>
          <w:szCs w:val="24"/>
          <w:lang w:val="en-US" w:eastAsia="zh-CN" w:bidi="ar"/>
        </w:rPr>
      </w:pPr>
      <w:bookmarkStart w:id="83" w:name="_Toc781162340"/>
      <w:r>
        <w:rPr>
          <w:rFonts w:hint="default" w:ascii="Times New Roman" w:hAnsi="Times New Roman" w:eastAsia="SimSun" w:cs="Times New Roman"/>
          <w:b/>
          <w:bCs/>
          <w:color w:val="auto"/>
          <w:kern w:val="0"/>
          <w:sz w:val="24"/>
          <w:szCs w:val="24"/>
          <w:lang w:val="en-US" w:eastAsia="zh-CN" w:bidi="ar"/>
        </w:rPr>
        <w:t>Faza 2: Configurarea pentru atac</w:t>
      </w:r>
      <w:bookmarkEnd w:id="83"/>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ESP32 va putea intercepta pachetele trimise broadcast către AP-ul real (fiind pe același canal și cu aceeași identitate);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Clienții care comunică cu AP-ul real pot trimite accidental pachete și către ESP32, mai ales în cazul în care semnalul ESP32 este mai puternic.</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Faza 3: Transmiterea cadrelor de deautentificare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5"/>
        <w:keepNext w:val="0"/>
        <w:keepLines w:val="0"/>
        <w:widowControl/>
        <w:suppressLineNumbers w:val="0"/>
        <w:ind w:firstLine="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cadru de deautentificare include: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Frame Control</w:t>
      </w:r>
      <w:r>
        <w:rPr>
          <w:rFonts w:hint="default" w:ascii="Times New Roman" w:hAnsi="Times New Roman" w:eastAsia="SimSun" w:cs="Times New Roman"/>
          <w:b w:val="0"/>
          <w:bCs w:val="0"/>
          <w:color w:val="auto"/>
          <w:kern w:val="0"/>
          <w:sz w:val="24"/>
          <w:szCs w:val="24"/>
          <w:lang w:val="en-US" w:eastAsia="zh-CN" w:bidi="ar"/>
        </w:rPr>
        <w:t>: setat pentru a indica un management frame de tip deauth;</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Duration</w:t>
      </w:r>
      <w:r>
        <w:rPr>
          <w:rFonts w:hint="default" w:ascii="Times New Roman" w:hAnsi="Times New Roman" w:eastAsia="SimSun" w:cs="Times New Roman"/>
          <w:b w:val="0"/>
          <w:bCs w:val="0"/>
          <w:color w:val="auto"/>
          <w:kern w:val="0"/>
          <w:sz w:val="24"/>
          <w:szCs w:val="24"/>
          <w:lang w:val="en-US" w:eastAsia="zh-CN" w:bidi="ar"/>
        </w:rPr>
        <w:t>: câmp uzual setat la 0;</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Destination Address</w:t>
      </w:r>
      <w:r>
        <w:rPr>
          <w:rFonts w:hint="default" w:ascii="Times New Roman" w:hAnsi="Times New Roman" w:eastAsia="SimSun" w:cs="Times New Roman"/>
          <w:b w:val="0"/>
          <w:bCs w:val="0"/>
          <w:color w:val="auto"/>
          <w:kern w:val="0"/>
          <w:sz w:val="24"/>
          <w:szCs w:val="24"/>
          <w:lang w:val="en-US" w:eastAsia="zh-CN" w:bidi="ar"/>
        </w:rPr>
        <w:t xml:space="preserve"> (DA): adresa MAC a clientului;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Source Address</w:t>
      </w:r>
      <w:r>
        <w:rPr>
          <w:rFonts w:hint="default" w:ascii="Times New Roman" w:hAnsi="Times New Roman" w:eastAsia="SimSun" w:cs="Times New Roman"/>
          <w:b w:val="0"/>
          <w:bCs w:val="0"/>
          <w:color w:val="auto"/>
          <w:kern w:val="0"/>
          <w:sz w:val="24"/>
          <w:szCs w:val="24"/>
          <w:lang w:val="en-US" w:eastAsia="zh-CN" w:bidi="ar"/>
        </w:rPr>
        <w:t xml:space="preserve"> (SA): adresa MAC a AP-ului (fals, în cazul nostru);</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BSSID</w:t>
      </w:r>
      <w:r>
        <w:rPr>
          <w:rFonts w:hint="default" w:ascii="Times New Roman" w:hAnsi="Times New Roman" w:eastAsia="SimSun" w:cs="Times New Roman"/>
          <w:b w:val="0"/>
          <w:bCs w:val="0"/>
          <w:color w:val="auto"/>
          <w:kern w:val="0"/>
          <w:sz w:val="24"/>
          <w:szCs w:val="24"/>
          <w:lang w:val="en-US" w:eastAsia="zh-CN" w:bidi="ar"/>
        </w:rPr>
        <w:t>: adresa MAC a AP-ului;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Reason Code</w:t>
      </w:r>
      <w:r>
        <w:rPr>
          <w:rFonts w:hint="default" w:ascii="Times New Roman" w:hAnsi="Times New Roman" w:eastAsia="SimSun" w:cs="Times New Roman"/>
          <w:b w:val="0"/>
          <w:bCs w:val="0"/>
          <w:color w:val="auto"/>
          <w:kern w:val="0"/>
          <w:sz w:val="24"/>
          <w:szCs w:val="24"/>
          <w:lang w:val="en-US" w:eastAsia="zh-CN" w:bidi="ar"/>
        </w:rPr>
        <w:t>: motivul de deautentificare, de obicei 0x0001 (stația a fost deautentificată de AP).</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ESP32 folosește funcția de transmisie de cadre brute esp_wifi_80211_tx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4"/>
        <w:bidi w:val="0"/>
        <w:rPr>
          <w:rFonts w:hint="default" w:ascii="Times New Roman" w:hAnsi="Times New Roman" w:cs="Times New Roman"/>
          <w:b/>
          <w:bCs/>
          <w:color w:val="auto"/>
          <w:sz w:val="24"/>
          <w:szCs w:val="24"/>
          <w:lang w:val="en-US" w:eastAsia="zh-CN"/>
        </w:rPr>
      </w:pPr>
      <w:bookmarkStart w:id="84" w:name="_Toc1618752812"/>
      <w:bookmarkStart w:id="85" w:name="_Toc868861154"/>
      <w:bookmarkStart w:id="86" w:name="_Toc599517699"/>
      <w:r>
        <w:rPr>
          <w:rFonts w:hint="default" w:ascii="Times New Roman" w:hAnsi="Times New Roman" w:cs="Times New Roman"/>
          <w:b/>
          <w:bCs/>
          <w:color w:val="auto"/>
          <w:sz w:val="24"/>
          <w:szCs w:val="24"/>
          <w:lang w:val="en-US" w:eastAsia="zh-CN"/>
        </w:rPr>
        <w:t>4.6.2 Efectul atacului</w:t>
      </w:r>
      <w:bookmarkEnd w:id="84"/>
      <w:bookmarkEnd w:id="85"/>
      <w:bookmarkEnd w:id="86"/>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Să încerce reconectarea automată (declanșând un nou atac);</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Să se conecteze la un AP fals (dacă este disponibil un Evil Twin);</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Să intre într-un ciclu de conectare-deconectare, afectând grav utilizabilitatea rețelei.</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bCs/>
          <w:color w:val="auto"/>
          <w:kern w:val="0"/>
          <w:sz w:val="24"/>
          <w:szCs w:val="24"/>
          <w:lang w:val="en-US" w:eastAsia="zh-CN" w:bidi="ar"/>
        </w:rPr>
      </w:pPr>
      <w:bookmarkStart w:id="87" w:name="_Toc105451530"/>
      <w:r>
        <w:rPr>
          <w:rFonts w:hint="default" w:ascii="Times New Roman" w:hAnsi="Times New Roman" w:eastAsia="SimSun" w:cs="Times New Roman"/>
          <w:b/>
          <w:bCs/>
          <w:color w:val="auto"/>
          <w:kern w:val="0"/>
          <w:sz w:val="24"/>
          <w:szCs w:val="24"/>
          <w:lang w:val="en-US" w:eastAsia="zh-CN" w:bidi="ar"/>
        </w:rPr>
        <w:t>4.7. Ce este DNS</w:t>
      </w:r>
      <w:bookmarkEnd w:id="87"/>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xml:space="preserve">DNS (Domain Name System) este un sistem esențial pentru funcționarea internetului, responsabil pentru traducerea numelor de domenii ușor de înțeles de oameni (ex: </w:t>
      </w:r>
      <w:r>
        <w:fldChar w:fldCharType="begin"/>
      </w:r>
      <w:r>
        <w:instrText xml:space="preserve"> HYPERLINK "http://www.example.com" \t "/home/robert/Documents\\x/_new" </w:instrText>
      </w:r>
      <w:r>
        <w:fldChar w:fldCharType="separate"/>
      </w:r>
      <w:r>
        <w:rPr>
          <w:rStyle w:val="14"/>
        </w:rPr>
        <w:t>www.example.com</w:t>
      </w:r>
      <w:r>
        <w:fldChar w:fldCharType="end"/>
      </w:r>
      <w:r>
        <w:rPr>
          <w:rFonts w:hint="default" w:ascii="Times New Roman" w:hAnsi="Times New Roman" w:eastAsia="SimSun" w:cs="Times New Roman"/>
          <w:b w:val="0"/>
          <w:bCs w:val="0"/>
          <w:color w:val="auto"/>
          <w:kern w:val="0"/>
          <w:sz w:val="24"/>
          <w:szCs w:val="24"/>
          <w:lang w:val="en-US" w:eastAsia="zh-CN" w:bidi="ar"/>
        </w:rPr>
        <w:t>) în adrese IP (ex: 93.184.216.34), pe care calculatoarele le pot utiliza pentru a comunica între ele [16].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Organizarea acestuia este ierarhică.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 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 [16].</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[13].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 [13].</w:t>
      </w:r>
    </w:p>
    <w:p>
      <w:pPr>
        <w:pStyle w:val="3"/>
        <w:bidi w:val="0"/>
        <w:rPr>
          <w:rFonts w:hint="default" w:ascii="Times New Roman" w:hAnsi="Times New Roman" w:cs="Times New Roman"/>
          <w:b/>
          <w:bCs/>
          <w:sz w:val="24"/>
          <w:szCs w:val="24"/>
          <w:lang w:val="en-US" w:eastAsia="zh-CN"/>
        </w:rPr>
      </w:pPr>
      <w:bookmarkStart w:id="88" w:name="_Toc613730511"/>
      <w:bookmarkStart w:id="89" w:name="_Toc1658864507"/>
      <w:r>
        <w:rPr>
          <w:rFonts w:hint="default" w:ascii="Times New Roman" w:hAnsi="Times New Roman" w:cs="Times New Roman"/>
          <w:b/>
          <w:bCs/>
          <w:sz w:val="24"/>
          <w:szCs w:val="24"/>
          <w:lang w:val="en-US" w:eastAsia="zh-CN"/>
        </w:rPr>
        <w:t>4.8. Mesajele DNS</w:t>
      </w:r>
      <w:bookmarkEnd w:id="88"/>
      <w:bookmarkEnd w:id="89"/>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 [16].</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mesaj DNS conține următoarele secțiuni:</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u w:val="single"/>
          <w:lang w:val="en-US" w:eastAsia="zh-CN" w:bidi="ar"/>
        </w:rPr>
        <w:t xml:space="preserve">Header </w:t>
      </w:r>
      <w:r>
        <w:rPr>
          <w:rFonts w:hint="default" w:ascii="Times New Roman" w:hAnsi="Times New Roman" w:eastAsia="SimSun" w:cs="Times New Roman"/>
          <w:b w:val="0"/>
          <w:bCs w:val="0"/>
          <w:color w:val="auto"/>
          <w:kern w:val="0"/>
          <w:sz w:val="24"/>
          <w:szCs w:val="24"/>
          <w:lang w:val="en-US" w:eastAsia="zh-CN" w:bidi="ar"/>
        </w:rPr>
        <w:t>– 12 octeți care includ ID-ul unic al cererii, tipul mesajului (query/response), coduri de eroare, câmpuri de control (ex: dacă este răspuns autoritar, dacă se permite recursivitate).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i w:val="0"/>
          <w:iCs w:val="0"/>
          <w:color w:val="auto"/>
          <w:kern w:val="0"/>
          <w:sz w:val="24"/>
          <w:szCs w:val="24"/>
          <w:u w:val="single"/>
          <w:lang w:val="en-US" w:eastAsia="zh-CN" w:bidi="ar"/>
        </w:rPr>
        <w:t xml:space="preserve">Question </w:t>
      </w:r>
      <w:r>
        <w:rPr>
          <w:rFonts w:hint="default" w:ascii="Times New Roman" w:hAnsi="Times New Roman" w:eastAsia="SimSun" w:cs="Times New Roman"/>
          <w:b w:val="0"/>
          <w:bCs w:val="0"/>
          <w:color w:val="auto"/>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u w:val="single"/>
          <w:lang w:val="en-US" w:eastAsia="zh-CN" w:bidi="ar"/>
        </w:rPr>
        <w:t xml:space="preserve">Answer </w:t>
      </w:r>
      <w:r>
        <w:rPr>
          <w:rFonts w:hint="default" w:ascii="Times New Roman" w:hAnsi="Times New Roman" w:eastAsia="SimSun" w:cs="Times New Roman"/>
          <w:b w:val="0"/>
          <w:bCs w:val="0"/>
          <w:color w:val="auto"/>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u w:val="single"/>
          <w:lang w:val="en-US" w:eastAsia="zh-CN" w:bidi="ar"/>
        </w:rPr>
        <w:t xml:space="preserve">Authority </w:t>
      </w:r>
      <w:r>
        <w:rPr>
          <w:rFonts w:hint="default" w:ascii="Times New Roman" w:hAnsi="Times New Roman" w:eastAsia="SimSun" w:cs="Times New Roman"/>
          <w:b w:val="0"/>
          <w:bCs w:val="0"/>
          <w:color w:val="auto"/>
          <w:kern w:val="0"/>
          <w:sz w:val="24"/>
          <w:szCs w:val="24"/>
          <w:lang w:val="en-US" w:eastAsia="zh-CN" w:bidi="ar"/>
        </w:rPr>
        <w:t>– indică serverul autoritar pentru domeniul interogat.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u w:val="single"/>
          <w:lang w:val="en-US" w:eastAsia="zh-CN" w:bidi="ar"/>
        </w:rPr>
        <w:t xml:space="preserve">Additional </w:t>
      </w:r>
      <w:r>
        <w:rPr>
          <w:rFonts w:hint="default" w:ascii="Times New Roman" w:hAnsi="Times New Roman" w:eastAsia="SimSun" w:cs="Times New Roman"/>
          <w:b w:val="0"/>
          <w:bCs w:val="0"/>
          <w:color w:val="auto"/>
          <w:kern w:val="0"/>
          <w:sz w:val="24"/>
          <w:szCs w:val="24"/>
          <w:lang w:val="en-US" w:eastAsia="zh-CN" w:bidi="ar"/>
        </w:rPr>
        <w:t>– poate include informații adiționale utile (ex: alte IP-uri, TTL, recorduri de tip OPT pentru EDNS) [16].</w:t>
      </w:r>
    </w:p>
    <w:p>
      <w:pPr>
        <w:pStyle w:val="15"/>
        <w:keepNext w:val="0"/>
        <w:keepLines w:val="0"/>
        <w:widowControl/>
        <w:suppressLineNumbers w:val="0"/>
        <w:ind w:left="0" w:leftChars="0" w:firstLine="720" w:firstLineChars="0"/>
        <w:jc w:val="center"/>
        <w:rPr>
          <w:rFonts w:hint="default"/>
          <w:lang w:val="en-US"/>
        </w:rPr>
      </w:pPr>
      <w:r>
        <w:rPr>
          <w:rFonts w:hint="default"/>
          <w:lang w:val="en-US"/>
        </w:rPr>
        <w:drawing>
          <wp:inline distT="0" distB="0" distL="114300" distR="114300">
            <wp:extent cx="4751705" cy="3275965"/>
            <wp:effectExtent l="0" t="0" r="0" b="635"/>
            <wp:docPr id="19" name="Picture 19" descr="Untitled Diagram.drawi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titled Diagram.drawio(8)"/>
                    <pic:cNvPicPr>
                      <a:picLocks noChangeAspect="1"/>
                    </pic:cNvPicPr>
                  </pic:nvPicPr>
                  <pic:blipFill>
                    <a:blip r:embed="rId25"/>
                    <a:stretch>
                      <a:fillRect/>
                    </a:stretch>
                  </pic:blipFill>
                  <pic:spPr>
                    <a:xfrm>
                      <a:off x="0" y="0"/>
                      <a:ext cx="4751705" cy="3275965"/>
                    </a:xfrm>
                    <a:prstGeom prst="rect">
                      <a:avLst/>
                    </a:prstGeom>
                  </pic:spPr>
                </pic:pic>
              </a:graphicData>
            </a:graphic>
          </wp:inline>
        </w:drawing>
      </w:r>
    </w:p>
    <w:p>
      <w:pPr>
        <w:pStyle w:val="10"/>
        <w:jc w:val="center"/>
        <w:rPr>
          <w:rFonts w:hint="default"/>
          <w:lang w:val="en-US" w:eastAsia="zh-CN"/>
        </w:rPr>
      </w:pPr>
      <w:r>
        <w:rPr>
          <w:rFonts w:hint="default" w:cs="Times New Roman"/>
          <w:b w:val="0"/>
          <w:bCs w:val="0"/>
          <w:kern w:val="0"/>
          <w:sz w:val="18"/>
          <w:szCs w:val="18"/>
          <w:lang w:val="en-US" w:eastAsia="zh-CN" w:bidi="ar"/>
        </w:rPr>
        <w:t>Fig 4.5</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 [16].</w:t>
      </w:r>
    </w:p>
    <w:p>
      <w:pPr>
        <w:pStyle w:val="15"/>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5800725" cy="1171575"/>
            <wp:effectExtent l="0" t="0" r="0" b="9525"/>
            <wp:docPr id="4" name="Picture 4" descr="Untitled Diagram.draw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drawio(2)"/>
                    <pic:cNvPicPr>
                      <a:picLocks noChangeAspect="1"/>
                    </pic:cNvPicPr>
                  </pic:nvPicPr>
                  <pic:blipFill>
                    <a:blip r:embed="rId26"/>
                    <a:stretch>
                      <a:fillRect/>
                    </a:stretch>
                  </pic:blipFill>
                  <pic:spPr>
                    <a:xfrm>
                      <a:off x="0" y="0"/>
                      <a:ext cx="5800725" cy="1171575"/>
                    </a:xfrm>
                    <a:prstGeom prst="rect">
                      <a:avLst/>
                    </a:prstGeom>
                  </pic:spPr>
                </pic:pic>
              </a:graphicData>
            </a:graphic>
          </wp:inline>
        </w:drawing>
      </w:r>
    </w:p>
    <w:p>
      <w:pPr>
        <w:pStyle w:val="1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4.6</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[13]. Această tehnică stă la baza atacului de tip DNS Hijacking. Tehnologiile moderne încearcă să contracareze aceste riscuri prin validare criptografică (DNSSEC) sau criptare completă a transportului (DoT, DoH), dar implementarea nu este universală [13].</w:t>
      </w:r>
    </w:p>
    <w:p>
      <w:pPr>
        <w:pStyle w:val="15"/>
        <w:keepNext w:val="0"/>
        <w:keepLines w:val="0"/>
        <w:widowControl/>
        <w:suppressLineNumbers w:val="0"/>
        <w:ind w:left="0" w:leftChars="0"/>
        <w:jc w:val="both"/>
      </w:pPr>
    </w:p>
    <w:p>
      <w:pPr>
        <w:pStyle w:val="15"/>
        <w:keepNext w:val="0"/>
        <w:keepLines w:val="0"/>
        <w:widowControl/>
        <w:suppressLineNumbers w:val="0"/>
        <w:ind w:left="0" w:leftChars="0"/>
        <w:jc w:val="both"/>
      </w:pPr>
    </w:p>
    <w:p>
      <w:pPr>
        <w:pStyle w:val="15"/>
        <w:keepNext w:val="0"/>
        <w:keepLines w:val="0"/>
        <w:widowControl/>
        <w:suppressLineNumbers w:val="0"/>
        <w:ind w:left="0" w:leftChars="0"/>
        <w:jc w:val="both"/>
      </w:pPr>
    </w:p>
    <w:p>
      <w:pPr>
        <w:pStyle w:val="3"/>
        <w:bidi w:val="0"/>
        <w:rPr>
          <w:rFonts w:hint="default" w:ascii="Times New Roman" w:hAnsi="Times New Roman" w:cs="Times New Roman"/>
          <w:b/>
          <w:bCs/>
          <w:sz w:val="24"/>
          <w:szCs w:val="24"/>
          <w:lang w:val="en-US" w:eastAsia="zh-CN"/>
        </w:rPr>
      </w:pPr>
      <w:bookmarkStart w:id="90" w:name="_Toc534482874"/>
      <w:bookmarkStart w:id="91" w:name="_Toc1950130150"/>
      <w:r>
        <w:rPr>
          <w:rFonts w:hint="default" w:ascii="Times New Roman" w:hAnsi="Times New Roman" w:cs="Times New Roman"/>
          <w:b/>
          <w:bCs/>
          <w:sz w:val="24"/>
          <w:szCs w:val="24"/>
          <w:lang w:val="en-US" w:eastAsia="zh-CN"/>
        </w:rPr>
        <w:t>4.9. DNS Hijacking</w:t>
      </w:r>
      <w:bookmarkEnd w:id="90"/>
      <w:bookmarkEnd w:id="91"/>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[13][16]. Un dispozitiv compromis sau un atacator aflat în aceeași rețea poate intercepta cererea DNS și trimite un răspuns modificat mai rapid decât serverul legitim, convingând clientul că adresa IP a site-ului solicitat este alta [16].</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Atacul poate avea loc în mai multe moduri: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 [15].</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 [13].</w:t>
      </w:r>
    </w:p>
    <w:p>
      <w:pPr>
        <w:pStyle w:val="15"/>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5"/>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3938905" cy="3495675"/>
            <wp:effectExtent l="0" t="0" r="10795" b="9525"/>
            <wp:docPr id="18" name="Picture 18" descr="Untitled Diagram.drawi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titled Diagram.drawio(7)"/>
                    <pic:cNvPicPr>
                      <a:picLocks noChangeAspect="1"/>
                    </pic:cNvPicPr>
                  </pic:nvPicPr>
                  <pic:blipFill>
                    <a:blip r:embed="rId27"/>
                    <a:stretch>
                      <a:fillRect/>
                    </a:stretch>
                  </pic:blipFill>
                  <pic:spPr>
                    <a:xfrm>
                      <a:off x="0" y="0"/>
                      <a:ext cx="3938905" cy="3495675"/>
                    </a:xfrm>
                    <a:prstGeom prst="rect">
                      <a:avLst/>
                    </a:prstGeom>
                  </pic:spPr>
                </pic:pic>
              </a:graphicData>
            </a:graphic>
          </wp:inline>
        </w:drawing>
      </w:r>
    </w:p>
    <w:p>
      <w:pPr>
        <w:pStyle w:val="15"/>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0"/>
        <w:jc w:val="center"/>
        <w:rPr>
          <w:rFonts w:hint="default" w:cs="Times New Roman"/>
          <w:b/>
          <w:bCs/>
          <w:kern w:val="0"/>
          <w:sz w:val="24"/>
          <w:szCs w:val="24"/>
          <w:lang w:val="en-US" w:eastAsia="zh-CN" w:bidi="ar"/>
        </w:rPr>
      </w:pPr>
      <w:r>
        <w:rPr>
          <w:rFonts w:hint="default" w:cs="Times New Roman"/>
          <w:b w:val="0"/>
          <w:bCs w:val="0"/>
          <w:kern w:val="0"/>
          <w:sz w:val="18"/>
          <w:szCs w:val="18"/>
          <w:lang w:val="en-US" w:eastAsia="zh-CN" w:bidi="ar"/>
        </w:rPr>
        <w:t>Fig 4.7</w:t>
      </w:r>
    </w:p>
    <w:p>
      <w:pPr>
        <w:pStyle w:val="4"/>
        <w:bidi w:val="0"/>
        <w:rPr>
          <w:rFonts w:hint="default" w:ascii="Times New Roman" w:hAnsi="Times New Roman" w:cs="Times New Roman"/>
          <w:b/>
          <w:bCs/>
          <w:sz w:val="24"/>
          <w:szCs w:val="24"/>
          <w:lang w:val="en-US" w:eastAsia="zh-CN"/>
        </w:rPr>
      </w:pPr>
      <w:bookmarkStart w:id="92" w:name="_Toc941222231"/>
      <w:bookmarkStart w:id="93" w:name="_Toc1091738127"/>
      <w:r>
        <w:rPr>
          <w:rFonts w:hint="default" w:ascii="Times New Roman" w:hAnsi="Times New Roman" w:cs="Times New Roman"/>
          <w:b/>
          <w:bCs/>
          <w:sz w:val="24"/>
          <w:szCs w:val="24"/>
          <w:lang w:val="en-US" w:eastAsia="zh-CN"/>
        </w:rPr>
        <w:t>4.9.1 Realizarea in practica</w:t>
      </w:r>
      <w:bookmarkEnd w:id="92"/>
      <w:bookmarkEnd w:id="93"/>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5"/>
        <w:keepNext w:val="0"/>
        <w:keepLines w:val="0"/>
        <w:widowControl/>
        <w:suppressLineNumbers w:val="0"/>
        <w:jc w:val="both"/>
        <w:rPr>
          <w:rFonts w:hint="default" w:ascii="Times New Roman" w:hAnsi="Times New Roman" w:eastAsia="Arial" w:cs="Times New Roman"/>
          <w:b/>
          <w:bCs/>
          <w:color w:val="auto"/>
          <w:sz w:val="24"/>
          <w:szCs w:val="24"/>
          <w:lang w:val="en-US" w:eastAsia="zh-CN" w:bidi="ar-SA"/>
        </w:rPr>
      </w:pPr>
      <w:bookmarkStart w:id="94" w:name="_Toc366930489"/>
      <w:r>
        <w:rPr>
          <w:rFonts w:hint="default" w:ascii="Times New Roman" w:hAnsi="Times New Roman" w:eastAsia="Arial" w:cs="Times New Roman"/>
          <w:b/>
          <w:bCs/>
          <w:color w:val="auto"/>
          <w:sz w:val="24"/>
          <w:szCs w:val="24"/>
          <w:lang w:val="en-US" w:eastAsia="zh-CN" w:bidi="ar-SA"/>
        </w:rPr>
        <w:t>Inițializarea serverului DNS</w:t>
      </w:r>
      <w:bookmarkEnd w:id="94"/>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Serverul DNS rulează ca un task separat, utilizând un socket UDP legat la portul standard DNS (53). La inițializare, se creează un socket și se face binding la adresa locală INADDR_ANY, ceea ce înseamnă că serverul va asculta pe toate interfețele disponibile pentru cereri DNS.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Dacă bindingul este reușit, serverul intră într-o buclă infinită în care ascultă cereri folosind recvfrom(). Pachetele primite sunt analizate și interpretate ca interogări DNS.</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lang w:val="en-US" w:eastAsia="zh-CN"/>
        </w:rPr>
      </w:pPr>
      <w:bookmarkStart w:id="95" w:name="_Toc815619681"/>
      <w:r>
        <w:rPr>
          <w:rFonts w:hint="default" w:ascii="Times New Roman" w:hAnsi="Times New Roman" w:cs="Times New Roman"/>
          <w:b/>
          <w:bCs/>
          <w:sz w:val="24"/>
          <w:szCs w:val="24"/>
          <w:lang w:val="en-US" w:eastAsia="zh-CN"/>
        </w:rPr>
        <w:t>Parsarea numelui de domeniu</w:t>
      </w:r>
      <w:bookmarkEnd w:id="95"/>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Pentru a interpreta interogarea DNS, funcția get_query_name() este folosită pentru a extrage numele domeniului din secțiunea de întrebări a pachetului. Domeniul este extras folosind convenția DNS de tip etichetă: lungimea fiecărui segment urmată de caracterele segmentului. De exemplu, facebook.com apare în pachet ca 0x08 'facebook' 0x03 'com' 0x00. Această funcție reconstruiește domeniul complet și îl salvează într-un buffer pentru a putea fi comparat mai târziu.</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lang w:val="en-US" w:eastAsia="zh-CN"/>
        </w:rPr>
      </w:pPr>
      <w:bookmarkStart w:id="96" w:name="_Toc1949444337"/>
      <w:r>
        <w:rPr>
          <w:rFonts w:hint="default" w:ascii="Times New Roman" w:hAnsi="Times New Roman" w:cs="Times New Roman"/>
          <w:b/>
          <w:bCs/>
          <w:sz w:val="24"/>
          <w:szCs w:val="24"/>
          <w:lang w:val="en-US" w:eastAsia="zh-CN"/>
        </w:rPr>
        <w:t>Tratarea cererii DNS</w:t>
      </w:r>
      <w:bookmarkEnd w:id="96"/>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După ce se obține domeniul, serverul verifică dacă acesta este ținta (de exemplu, facebook.com sau www.facebook.com). Dacă da, construiește un răspuns DNS valid, direcționând domeniul către adresa IP a ESP32 (ex. 192.168.10.1).</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Se setează bitul QR (Query Response) pentru a marca pachetul ca răspuns.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 completează câmpul ANCOUNT cu valoarea 1 (există un singur răspuns).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 adaugă în secțiunea de răspuns un record de tip A (adresa IPv4), cu un TTL de 120 secunde și adresa ESP32 codificată pe 4 octeți.</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Clientul care a făcut cererea va interpreta acest răspuns ca valid și va încerca să se conecteze la adresa IP furnizată, adică la ESP32, în loc de serverul real.</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Comportament pentru domenii non-țintă</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Dacă domeniul cerut nu este unul din cele vizate, serverul construiește un răspuns NXDOMAIN. În acest caz:</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Bitul QR este setat, iar codul de eroare (RCODE) este 3, indicând că domeniul nu există.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Numărul de răspunsuri este 0 (ANCOUNT = 0).</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5"/>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97" w:name="_Toc59834549"/>
      <w:bookmarkStart w:id="98" w:name="_Toc2045233841"/>
      <w:bookmarkStart w:id="99" w:name="_Toc276077849"/>
      <w:bookmarkStart w:id="100" w:name="_Toc634786209"/>
      <w:bookmarkStart w:id="101" w:name="_Toc1110959533"/>
      <w:r>
        <w:rPr>
          <w:rFonts w:hint="default" w:ascii="Times New Roman" w:hAnsi="Times New Roman" w:cs="Times New Roman"/>
          <w:b/>
          <w:bCs/>
          <w:sz w:val="24"/>
          <w:szCs w:val="24"/>
          <w:lang w:val="en-US" w:eastAsia="zh-CN"/>
        </w:rPr>
        <w:t>4.10 Arhitectura aplicației server-side pe ESP32</w:t>
      </w:r>
      <w:bookmarkEnd w:id="97"/>
      <w:bookmarkEnd w:id="98"/>
      <w:bookmarkEnd w:id="99"/>
      <w:bookmarkEnd w:id="100"/>
      <w:bookmarkEnd w:id="101"/>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Pentru a susține funcționalitățile de scanare, atac și captare de date demonstrativă, aplicația rulează trei servere independente în paralel pe dispozitivul ESP32.</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Aceste servere sunt:</w:t>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un server web principal care expune o interfațăsimplă prin HTTP pe portul 8000, permițând utilizatorului să scaneze rețele, să activeze atacuri de tip deauthentication și flood.</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w:t>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un server DNS pe portul standard 53, care răspunde la interogările DNS și direcționează utilizatorii către ESP32 atunci când aceștia solicită domenii vizate (ex: facebook.com).</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4"/>
        <w:bidi w:val="0"/>
        <w:rPr>
          <w:rFonts w:hint="default" w:ascii="Times New Roman" w:hAnsi="Times New Roman" w:cs="Times New Roman"/>
          <w:b/>
          <w:bCs/>
          <w:color w:val="auto"/>
          <w:sz w:val="24"/>
          <w:szCs w:val="24"/>
          <w:lang w:val="en-US" w:eastAsia="zh-CN"/>
        </w:rPr>
      </w:pPr>
      <w:bookmarkStart w:id="102" w:name="_Toc532377044"/>
      <w:bookmarkStart w:id="103" w:name="_Toc1793725016"/>
      <w:r>
        <w:rPr>
          <w:rFonts w:hint="default" w:ascii="Times New Roman" w:hAnsi="Times New Roman" w:cs="Times New Roman"/>
          <w:b/>
          <w:bCs/>
          <w:color w:val="auto"/>
          <w:sz w:val="24"/>
          <w:szCs w:val="24"/>
          <w:lang w:val="en-US" w:eastAsia="zh-CN"/>
        </w:rPr>
        <w:t xml:space="preserve">4.10.1 </w:t>
      </w:r>
      <w:bookmarkStart w:id="104" w:name="_Toc956509740"/>
      <w:bookmarkStart w:id="105" w:name="_Toc1823625964"/>
      <w:bookmarkStart w:id="106" w:name="_Toc789323584"/>
      <w:r>
        <w:rPr>
          <w:rFonts w:hint="default" w:ascii="Times New Roman" w:hAnsi="Times New Roman" w:cs="Times New Roman"/>
          <w:b/>
          <w:bCs/>
          <w:color w:val="auto"/>
          <w:sz w:val="24"/>
          <w:szCs w:val="24"/>
          <w:lang w:val="en-US" w:eastAsia="zh-CN"/>
        </w:rPr>
        <w:t>Serverul Web Principal</w:t>
      </w:r>
      <w:bookmarkEnd w:id="102"/>
      <w:bookmarkEnd w:id="103"/>
      <w:bookmarkEnd w:id="104"/>
      <w:bookmarkEnd w:id="105"/>
      <w:bookmarkEnd w:id="106"/>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xml:space="preserve">Acest server gestionează comenzile principale transmise de utilizator printr-o interfață simplificată. Este punctul central de interacțiune și oferă acces la toate funcțiile experimentale. </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Rutele expuse sunt:</w:t>
      </w:r>
    </w:p>
    <w:p>
      <w:pPr>
        <w:pStyle w:val="5"/>
        <w:keepNext w:val="0"/>
        <w:keepLines w:val="0"/>
        <w:widowControl/>
        <w:suppressLineNumbers w:val="0"/>
        <w:jc w:val="center"/>
      </w:pPr>
      <w:bookmarkStart w:id="107" w:name="_Toc1843525879"/>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8"/>
                    <a:stretch>
                      <a:fillRect/>
                    </a:stretch>
                  </pic:blipFill>
                  <pic:spPr>
                    <a:xfrm>
                      <a:off x="0" y="0"/>
                      <a:ext cx="6106795" cy="1559560"/>
                    </a:xfrm>
                    <a:prstGeom prst="rect">
                      <a:avLst/>
                    </a:prstGeom>
                    <a:noFill/>
                    <a:ln>
                      <a:noFill/>
                    </a:ln>
                  </pic:spPr>
                </pic:pic>
              </a:graphicData>
            </a:graphic>
          </wp:inline>
        </w:drawing>
      </w:r>
      <w:bookmarkEnd w:id="107"/>
    </w:p>
    <w:p>
      <w:pPr>
        <w:pStyle w:val="10"/>
        <w:jc w:val="center"/>
        <w:rPr>
          <w:rFonts w:hint="default"/>
          <w:lang w:val="en-US" w:eastAsia="zh-CN"/>
        </w:rPr>
      </w:pPr>
      <w:r>
        <w:rPr>
          <w:rFonts w:hint="default" w:cs="Times New Roman"/>
          <w:b w:val="0"/>
          <w:bCs w:val="0"/>
          <w:kern w:val="0"/>
          <w:sz w:val="18"/>
          <w:szCs w:val="18"/>
          <w:lang w:val="en-US" w:eastAsia="zh-CN" w:bidi="ar"/>
        </w:rPr>
        <w:t>Fig 4.8</w:t>
      </w:r>
    </w:p>
    <w:p>
      <w:pPr>
        <w:pStyle w:val="5"/>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bookmarkStart w:id="108" w:name="_Toc365353231"/>
      <w:r>
        <w:rPr>
          <w:rFonts w:hint="default" w:ascii="Times New Roman" w:hAnsi="Times New Roman" w:eastAsia="SimSun" w:cs="Times New Roman"/>
          <w:b/>
          <w:bCs/>
          <w:color w:val="auto"/>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Returnează pagina principală HTML (interfața de control).</w:t>
      </w:r>
      <w:bookmarkEnd w:id="108"/>
    </w:p>
    <w:p>
      <w:pPr>
        <w:jc w:val="both"/>
        <w:rPr>
          <w:rFonts w:hint="default" w:ascii="Times New Roman" w:hAnsi="Times New Roman" w:eastAsia="SimSun" w:cs="Times New Roman"/>
          <w:b w:val="0"/>
          <w:bCs w:val="0"/>
          <w:kern w:val="0"/>
          <w:sz w:val="24"/>
          <w:szCs w:val="24"/>
          <w:lang w:val="en-US" w:eastAsia="zh-CN" w:bidi="ar"/>
        </w:rPr>
      </w:pPr>
    </w:p>
    <w:p>
      <w:pPr>
        <w:pStyle w:val="5"/>
        <w:keepNext w:val="0"/>
        <w:keepLines w:val="0"/>
        <w:widowControl/>
        <w:suppressLineNumbers w:val="0"/>
        <w:jc w:val="left"/>
        <w:rPr>
          <w:rFonts w:hint="default" w:ascii="Times New Roman" w:hAnsi="Times New Roman" w:eastAsia="SimSun" w:cs="Times New Roman"/>
          <w:b/>
          <w:bCs/>
          <w:color w:val="auto"/>
          <w:kern w:val="0"/>
          <w:sz w:val="24"/>
          <w:szCs w:val="24"/>
          <w:lang w:val="en-US" w:eastAsia="zh-CN" w:bidi="ar"/>
        </w:rPr>
      </w:pPr>
      <w:bookmarkStart w:id="109" w:name="_Toc1836023583"/>
      <w:r>
        <w:rPr>
          <w:rFonts w:hint="default" w:ascii="Times New Roman" w:hAnsi="Times New Roman" w:eastAsia="SimSun" w:cs="Times New Roman"/>
          <w:b/>
          <w:bCs/>
          <w:color w:val="auto"/>
          <w:kern w:val="0"/>
          <w:sz w:val="24"/>
          <w:szCs w:val="24"/>
          <w:lang w:val="en-US" w:eastAsia="zh-CN" w:bidi="ar"/>
        </w:rPr>
        <w:t>Metoda “GET” la ruta “/scan”</w:t>
      </w:r>
      <w:bookmarkEnd w:id="109"/>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0" w:name="_Toc1037555300"/>
      <w:r>
        <w:rPr>
          <w:rFonts w:hint="default" w:ascii="Times New Roman" w:hAnsi="Times New Roman" w:eastAsia="SimSun" w:cs="Times New Roman"/>
          <w:b w:val="0"/>
          <w:bCs w:val="0"/>
          <w:color w:val="auto"/>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 posibile:</w:t>
      </w:r>
      <w:bookmarkEnd w:id="110"/>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1" w:name="_Toc409777831"/>
      <w:r>
        <w:rPr>
          <w:rFonts w:hint="default" w:ascii="Times New Roman" w:hAnsi="Times New Roman" w:eastAsia="SimSun" w:cs="Times New Roman"/>
          <w:b w:val="0"/>
          <w:bCs w:val="0"/>
          <w:color w:val="auto"/>
          <w:kern w:val="0"/>
          <w:sz w:val="24"/>
          <w:szCs w:val="24"/>
          <w:lang w:val="en-US" w:eastAsia="zh-CN" w:bidi="ar"/>
        </w:rPr>
        <w:t>200 OK – returnează un JSON cu lista rețelelor descoperite:</w:t>
      </w:r>
      <w:bookmarkEnd w:id="111"/>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"ssid": "Retea1", "bssid": "AA:BB:CC:DD:EE:01" },</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"ssid": "Retea2", "bssid": "11:22:33:44:55:66" }</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w:t>
      </w:r>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2" w:name="_Toc616411046"/>
      <w:r>
        <w:rPr>
          <w:rFonts w:hint="default" w:ascii="Times New Roman" w:hAnsi="Times New Roman" w:eastAsia="SimSun" w:cs="Times New Roman"/>
          <w:b w:val="0"/>
          <w:bCs w:val="0"/>
          <w:color w:val="auto"/>
          <w:kern w:val="0"/>
          <w:sz w:val="24"/>
          <w:szCs w:val="24"/>
          <w:lang w:val="en-US" w:eastAsia="zh-CN" w:bidi="ar"/>
        </w:rPr>
        <w:t>500 Internal Server Error – eroare în procesul de scanare (ex: Wi-Fi deja ocupat).</w:t>
      </w:r>
      <w:bookmarkEnd w:id="112"/>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3" w:name="_Toc502738828"/>
      <w:r>
        <w:rPr>
          <w:rFonts w:hint="default" w:ascii="Times New Roman" w:hAnsi="Times New Roman" w:eastAsia="SimSun" w:cs="Times New Roman"/>
          <w:b/>
          <w:bCs/>
          <w:color w:val="auto"/>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Parametrii: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bssid: adresa MAC a AP-ului țintă.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timeout: durata atacului în secunde.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200 OK – atacul a fost pornit cu succes.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400 Bad Request – lipsesc parametrii obligatorii.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Efect: ESP32 imită AP-ul țintă și transmite cadre de deauthentication; în timpul atacului, ESP32 devine indisponibil pentru conexiuni.</w:t>
      </w:r>
      <w:bookmarkEnd w:id="113"/>
    </w:p>
    <w:p>
      <w:pPr>
        <w:pStyle w:val="5"/>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bookmarkStart w:id="114" w:name="_Toc1407387614"/>
      <w:r>
        <w:rPr>
          <w:rFonts w:hint="default" w:ascii="Times New Roman" w:hAnsi="Times New Roman" w:eastAsia="SimSun" w:cs="Times New Roman"/>
          <w:b/>
          <w:bCs/>
          <w:color w:val="auto"/>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200 OK – flood-ul a fost pornit.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500 Internal Server Error – imposibil de inițiat flood-ul.</w:t>
      </w:r>
      <w:bookmarkEnd w:id="114"/>
    </w:p>
    <w:p>
      <w:pPr>
        <w:pStyle w:val="5"/>
        <w:keepNext w:val="0"/>
        <w:keepLines w:val="0"/>
        <w:widowControl/>
        <w:suppressLineNumbers w:val="0"/>
        <w:jc w:val="left"/>
        <w:rPr>
          <w:rFonts w:hint="default" w:ascii="Times New Roman" w:hAnsi="Times New Roman" w:eastAsia="SimSun" w:cs="Times New Roman"/>
          <w:b/>
          <w:bCs/>
          <w:kern w:val="0"/>
          <w:sz w:val="24"/>
          <w:szCs w:val="24"/>
          <w:lang w:val="en-US" w:eastAsia="zh-CN" w:bidi="ar"/>
        </w:rPr>
      </w:pPr>
      <w:bookmarkStart w:id="115" w:name="_Toc1657356114"/>
      <w:r>
        <w:rPr>
          <w:rFonts w:hint="default" w:ascii="Times New Roman" w:hAnsi="Times New Roman" w:eastAsia="SimSun" w:cs="Times New Roman"/>
          <w:b/>
          <w:bCs/>
          <w:color w:val="auto"/>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Oprește atacul flood-ul dacă este activ.</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200 OK – atacul a fost oprit cu succes.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409 Conflict – atacul nu era activ (nu există instanță de flood pornită).</w:t>
      </w:r>
      <w:bookmarkEnd w:id="115"/>
    </w:p>
    <w:p>
      <w:pPr>
        <w:pStyle w:val="4"/>
        <w:bidi w:val="0"/>
        <w:rPr>
          <w:rFonts w:hint="default" w:ascii="Times New Roman" w:hAnsi="Times New Roman" w:cs="Times New Roman"/>
          <w:b/>
          <w:bCs/>
          <w:color w:val="auto"/>
          <w:sz w:val="24"/>
          <w:szCs w:val="24"/>
          <w:lang w:val="en-US" w:eastAsia="zh-CN"/>
        </w:rPr>
      </w:pPr>
      <w:bookmarkStart w:id="116" w:name="_Toc728548212"/>
      <w:bookmarkStart w:id="117" w:name="_Toc20489984"/>
      <w:bookmarkStart w:id="118" w:name="_Toc2030430976"/>
      <w:bookmarkStart w:id="119" w:name="_Toc763658607"/>
      <w:bookmarkStart w:id="120" w:name="_Toc1189079728"/>
      <w:r>
        <w:rPr>
          <w:rFonts w:hint="default" w:ascii="Times New Roman" w:hAnsi="Times New Roman" w:cs="Times New Roman"/>
          <w:b/>
          <w:bCs/>
          <w:color w:val="auto"/>
          <w:sz w:val="24"/>
          <w:szCs w:val="24"/>
          <w:lang w:val="en-US" w:eastAsia="zh-CN"/>
        </w:rPr>
        <w:t>4.10.2 Serverul Facebook Fals</w:t>
      </w:r>
      <w:bookmarkEnd w:id="116"/>
      <w:bookmarkEnd w:id="117"/>
      <w:bookmarkEnd w:id="118"/>
      <w:bookmarkEnd w:id="119"/>
      <w:bookmarkEnd w:id="120"/>
    </w:p>
    <w:p>
      <w:pPr>
        <w:pStyle w:val="15"/>
        <w:keepNext w:val="0"/>
        <w:keepLines w:val="0"/>
        <w:widowControl/>
        <w:suppressLineNumbers w:val="0"/>
        <w:jc w:val="both"/>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5"/>
        <w:keepNext w:val="0"/>
        <w:keepLines w:val="0"/>
        <w:widowControl/>
        <w:suppressLineNumbers w:val="0"/>
        <w:jc w:val="cente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9"/>
                    <a:stretch>
                      <a:fillRect/>
                    </a:stretch>
                  </pic:blipFill>
                  <pic:spPr>
                    <a:xfrm>
                      <a:off x="0" y="0"/>
                      <a:ext cx="6106795" cy="822325"/>
                    </a:xfrm>
                    <a:prstGeom prst="rect">
                      <a:avLst/>
                    </a:prstGeom>
                    <a:noFill/>
                    <a:ln>
                      <a:noFill/>
                    </a:ln>
                  </pic:spPr>
                </pic:pic>
              </a:graphicData>
            </a:graphic>
          </wp:inline>
        </w:drawing>
      </w:r>
    </w:p>
    <w:p>
      <w:pPr>
        <w:pStyle w:val="10"/>
        <w:keepNext w:val="0"/>
        <w:keepLines w:val="0"/>
        <w:widowControl/>
        <w:suppressLineNumbers w:val="0"/>
        <w:jc w:val="center"/>
        <w:rPr>
          <w:rFonts w:hint="default"/>
          <w:lang w:val="en-US" w:eastAsia="zh-CN"/>
        </w:rPr>
      </w:pPr>
      <w:r>
        <w:rPr>
          <w:rFonts w:hint="default" w:cs="Times New Roman"/>
          <w:b w:val="0"/>
          <w:bCs w:val="0"/>
          <w:kern w:val="0"/>
          <w:sz w:val="18"/>
          <w:szCs w:val="18"/>
          <w:lang w:val="en-US" w:eastAsia="zh-CN" w:bidi="ar"/>
        </w:rPr>
        <w:t>Fig 4.9</w:t>
      </w:r>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21" w:name="_Toc1697749660"/>
      <w:r>
        <w:rPr>
          <w:rFonts w:hint="default" w:ascii="Times New Roman" w:hAnsi="Times New Roman" w:cs="Times New Roman"/>
          <w:b/>
          <w:bCs/>
          <w:color w:val="auto"/>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Conține un formular cu câmpuri pentru username și parolă.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Această pagină este aproape identică vizual cu pagina reală, dar este servită de ESP32 fără TLS (HTTP simplu).</w:t>
      </w:r>
      <w:bookmarkEnd w:id="121"/>
    </w:p>
    <w:p>
      <w:pPr>
        <w:rPr>
          <w:rFonts w:hint="default"/>
          <w:lang w:val="en-US" w:eastAsia="zh-CN"/>
        </w:rPr>
      </w:pPr>
    </w:p>
    <w:p>
      <w:pPr>
        <w:pStyle w:val="5"/>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bookmarkStart w:id="122" w:name="_Toc598812087"/>
      <w:r>
        <w:rPr>
          <w:rFonts w:hint="default" w:ascii="Times New Roman" w:hAnsi="Times New Roman" w:cs="Times New Roman"/>
          <w:b/>
          <w:bCs/>
          <w:color w:val="auto"/>
          <w:kern w:val="0"/>
          <w:sz w:val="24"/>
          <w:szCs w:val="24"/>
          <w:lang w:val="en-US" w:eastAsia="zh-CN" w:bidi="ar"/>
        </w:rPr>
        <w:t>Metoda “POST” la “/flood”</w:t>
      </w:r>
      <w:r>
        <w:rPr>
          <w:rFonts w:hint="default" w:ascii="Times New Roman" w:hAnsi="Times New Roman" w:cs="Times New Roman"/>
          <w:b/>
          <w:bCs/>
          <w:color w:val="auto"/>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Informațiile pot fi afișate ulterior în interfață de către utilizator (ex: printr-un buton în / din serverul principal care citește aceste date).</w:t>
      </w:r>
      <w:bookmarkEnd w:id="122"/>
    </w:p>
    <w:p>
      <w:pPr>
        <w:pStyle w:val="4"/>
        <w:bidi w:val="0"/>
        <w:rPr>
          <w:rFonts w:hint="default" w:ascii="Times New Roman" w:hAnsi="Times New Roman" w:cs="Times New Roman"/>
          <w:b/>
          <w:bCs/>
          <w:color w:val="auto"/>
          <w:sz w:val="24"/>
          <w:szCs w:val="24"/>
          <w:lang w:val="en-US" w:eastAsia="zh-CN"/>
        </w:rPr>
      </w:pPr>
      <w:bookmarkStart w:id="123" w:name="_Toc798573652"/>
      <w:bookmarkStart w:id="124" w:name="_Toc1814822140"/>
      <w:bookmarkStart w:id="125" w:name="_Toc833407839"/>
      <w:bookmarkStart w:id="126" w:name="_Toc823708295"/>
      <w:bookmarkStart w:id="127" w:name="_Toc839674728"/>
      <w:r>
        <w:rPr>
          <w:rFonts w:hint="default" w:ascii="Times New Roman" w:hAnsi="Times New Roman" w:cs="Times New Roman"/>
          <w:b/>
          <w:bCs/>
          <w:color w:val="auto"/>
          <w:sz w:val="24"/>
          <w:szCs w:val="24"/>
          <w:lang w:val="en-US" w:eastAsia="zh-CN"/>
        </w:rPr>
        <w:t>4.10.3 Serverul DNS</w:t>
      </w:r>
      <w:bookmarkEnd w:id="123"/>
      <w:bookmarkEnd w:id="124"/>
      <w:bookmarkEnd w:id="125"/>
      <w:bookmarkEnd w:id="126"/>
      <w:bookmarkEnd w:id="127"/>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5"/>
        <w:keepNext w:val="0"/>
        <w:keepLines w:val="0"/>
        <w:widowControl/>
        <w:suppressLineNumbers w:val="0"/>
        <w:ind w:firstLine="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Comportamentul este următorul: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color w:val="auto"/>
          <w:kern w:val="0"/>
          <w:sz w:val="24"/>
          <w:szCs w:val="24"/>
          <w:lang w:val="en-US" w:eastAsia="zh-CN" w:bidi="ar"/>
        </w:rPr>
        <w:fldChar w:fldCharType="begin"/>
      </w:r>
      <w:r>
        <w:rPr>
          <w:rFonts w:hint="default" w:ascii="Times New Roman" w:hAnsi="Times New Roman" w:eastAsia="SimSun" w:cs="Times New Roman"/>
          <w:b w:val="0"/>
          <w:bCs w:val="0"/>
          <w:color w:val="auto"/>
          <w:kern w:val="0"/>
          <w:sz w:val="24"/>
          <w:szCs w:val="24"/>
          <w:lang w:val="en-US" w:eastAsia="zh-CN" w:bidi="ar"/>
        </w:rPr>
        <w:instrText xml:space="preserve"> HYPERLINK "http://www.facebook.com):" </w:instrText>
      </w:r>
      <w:r>
        <w:rPr>
          <w:rFonts w:hint="default" w:ascii="Times New Roman" w:hAnsi="Times New Roman" w:eastAsia="SimSun" w:cs="Times New Roman"/>
          <w:b w:val="0"/>
          <w:bCs w:val="0"/>
          <w:color w:val="auto"/>
          <w:kern w:val="0"/>
          <w:sz w:val="24"/>
          <w:szCs w:val="24"/>
          <w:lang w:val="en-US" w:eastAsia="zh-CN" w:bidi="ar"/>
        </w:rPr>
        <w:fldChar w:fldCharType="separate"/>
      </w:r>
      <w:r>
        <w:rPr>
          <w:rFonts w:hint="default" w:ascii="Times New Roman" w:hAnsi="Times New Roman" w:eastAsia="SimSun" w:cs="Times New Roman"/>
          <w:b w:val="0"/>
          <w:bCs w:val="0"/>
          <w:color w:val="auto"/>
          <w:kern w:val="0"/>
          <w:sz w:val="24"/>
          <w:szCs w:val="24"/>
          <w:lang w:val="en-US" w:eastAsia="zh-CN" w:bidi="ar"/>
        </w:rPr>
        <w:t>www.facebook.com):</w:t>
      </w:r>
      <w:r>
        <w:rPr>
          <w:rFonts w:hint="default" w:ascii="Times New Roman" w:hAnsi="Times New Roman" w:eastAsia="SimSun" w:cs="Times New Roman"/>
          <w:b w:val="0"/>
          <w:bCs w:val="0"/>
          <w:color w:val="auto"/>
          <w:kern w:val="0"/>
          <w:sz w:val="24"/>
          <w:szCs w:val="24"/>
          <w:lang w:val="en-US" w:eastAsia="zh-CN" w:bidi="ar"/>
        </w:rPr>
        <w:fldChar w:fldCharType="end"/>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Pentru orice altă cerere: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Fie este blocată (returnând un răspuns vid sau 127.0.0.1),</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Fie este ignorată, în funcție de implementare.</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pStyle w:val="2"/>
        <w:rPr>
          <w:rFonts w:ascii="Times New Roman" w:hAnsi="Times New Roman" w:cs="Times New Roman"/>
        </w:rPr>
      </w:pPr>
      <w:bookmarkStart w:id="128" w:name="_Toc93657527"/>
      <w:r>
        <w:rPr>
          <w:rFonts w:ascii="Times New Roman" w:hAnsi="Times New Roman" w:cs="Times New Roman"/>
        </w:rPr>
        <w:t>Rezultate obținute și analiza datelor</w:t>
      </w:r>
      <w:bookmarkEnd w:id="128"/>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 capitol este dedicat prezentării testelor realizate asupra aplicației dezvoltate pe microcontrollerul ESP32, având ca scop evaluarea stabilității, eficienței și comportamentului funcțional al sistemului în condiții variate de execuție. Testele acoperă aspecte precum stabilitatea codului în timp, consumul de resurse hardware (memorie și procesor), comportamentul interfeței web în scenarii de utilizare succesivă sau concurentă, precum și verificarea corectitudinii datelor procesate. S-au avut în vedere atât execuții repetate, cât și utilizare combinată a funcționalităților, într-un efort de a valida robustețea sistemului și coerența logicii interne.</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color w:val="auto"/>
          <w:sz w:val="24"/>
          <w:szCs w:val="24"/>
          <w:lang w:val="en-US" w:eastAsia="zh-CN"/>
        </w:rPr>
      </w:pPr>
      <w:bookmarkStart w:id="129" w:name="_Toc1266124123"/>
      <w:bookmarkStart w:id="130" w:name="_Toc1712422861"/>
      <w:r>
        <w:rPr>
          <w:rFonts w:hint="default" w:ascii="Times New Roman" w:hAnsi="Times New Roman" w:cs="Times New Roman"/>
          <w:b/>
          <w:bCs/>
          <w:color w:val="auto"/>
          <w:sz w:val="24"/>
          <w:szCs w:val="24"/>
          <w:lang w:val="en-US" w:eastAsia="zh-CN"/>
        </w:rPr>
        <w:t>5.1. Testarea stabilitatii in timp</w:t>
      </w:r>
      <w:bookmarkEnd w:id="129"/>
      <w:bookmarkEnd w:id="130"/>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Testarea stabilității aplicației reprezintă o etapă esențială în validarea fiabilității sistemului embedded dezvoltat pe microcontrollerul ESP32. Fiind o platformă cu resurse hardware limitate și cu funcționalități multiple care rulează în paralel (server HTTP, server DNS, server web de phishing, scanare Wi-Fi, transmitere de cadre), este important de verificat dacă aplicația își poate menține funcționarea corectă pe o perioadă extinsă de timp, fără degradări funcționale, blocaje sau consum progresiv de resurse.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Pentru acest test, dispozitivul ESP32 a fost alimentat continuu și a fost lăsat să ruleze timp de 8 de ore fără întrerupere. În acest interval:</w:t>
      </w:r>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serverul DNS a fost activ în permanență.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serverul web de phishing a fost disponibil la portul 80.</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serverul principal web (port 8000) a fost accesat periodic pentru scanare și activarea atacurilor.</w:t>
      </w:r>
    </w:p>
    <w:p>
      <w:pPr>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La fiecare 15 minute, a fost realizată o interogare GET /scan, urmată de o activare alternativă a funcției /flood și /flood/stop, în scopul de a simula utilizare regulată și iterativă. De asemenea, la fiecare oră, a fost declanșat un atac GET /attack?bssid=...&amp;timeout=..., pe o durată limitată.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În urma testului:</w:t>
      </w:r>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ESP32 nu a suferit nicio resetare automată.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utilizatorii au putut accesa interfața web pe întreaga durată a testului.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nu au apărut erori fatale sau pierderi de memorie detectabile vizual (prin serial log).</w:t>
      </w:r>
    </w:p>
    <w:p>
      <w:pPr>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Aplicația s-a comportat stabil în regim de funcționare continuă, cu execuții repetate ale funcțiilor critice, confirmând robustețea implementării și gestionarea corectă a resurselor la nivel de cod. Stabilitatea este cu atât mai notabilă cu cât toate serverele rulează concurent pe același dispozitiv, într-un mediu lipsit de sistem de operare complet (doar RTOS).</w:t>
      </w:r>
    </w:p>
    <w:p>
      <w:pPr>
        <w:pStyle w:val="15"/>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5"/>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131" w:name="_Toc1542958279"/>
      <w:bookmarkStart w:id="132" w:name="_Toc785623795"/>
      <w:r>
        <w:rPr>
          <w:rFonts w:hint="default" w:ascii="Times New Roman" w:hAnsi="Times New Roman" w:cs="Times New Roman"/>
          <w:b/>
          <w:bCs/>
          <w:sz w:val="24"/>
          <w:szCs w:val="24"/>
          <w:lang w:val="en-US" w:eastAsia="zh-CN"/>
        </w:rPr>
        <w:t>5.2. Testarea consumului de memorie si CPU</w:t>
      </w:r>
      <w:bookmarkEnd w:id="131"/>
      <w:bookmarkEnd w:id="132"/>
    </w:p>
    <w:p>
      <w:pPr>
        <w:pStyle w:val="15"/>
        <w:keepNext w:val="0"/>
        <w:keepLines w:val="0"/>
        <w:widowControl/>
        <w:suppressLineNumbers w:val="0"/>
        <w:ind w:firstLine="720" w:firstLineChars="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Evaluarea consumului de resurse hardware este un pas esențial în validarea oricărei aplicații embedded. În proiectul actual, aplicația rulează pe ESP32 fără a utiliza alocare dinamică a memoriei (heap), bazându-se exclusiv pe memorie globală și memorie locală pe stivă. Această decizie de arhitectură a fost luată pentru a asigura stabilitate pe termen lung, simplitate în managementul memoriei și un comportament predictibil în execuție.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Toate resursele necesare funcționării aplicației (buffer-e pentru pachete, structuri de stocare, răspunsuri JSON, parametri temporari) sunt prealocate static sau definite local în cadrul funcțiilor. În acest mod, nu există riscul apariției erorilor cauzate de fragmentarea heap-ului sau de lipsa memoriei în timp de execuție. Această abordare este ideală pentru aplicații care rulează pe termen lung sau care trebuie să fie reziliente în fața traficului de rețea imprevizibil.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Pentru analiza consumului de CPU, au fost măsurate timpii de execuție ai principalelor rute și ai task-urilor asociate fiecărei funcționalități, folosind funcția esp_timer_get_time(), care returnează timpul în microsecunde de la pornirea sistemului. Măsurătorile au fost realizate pe mai multe cicluri de rulare, iar valorile prezentate reprezintă medii aproximative.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Ruta</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Timp mediu de executie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12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/flood</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2.3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/flood/stop</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7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/scan</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1000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/attack</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N s (conform durata introdusa de utilizator)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/facebook</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9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Servirea paginii de phishing</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Server DNS</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3 ms</w:t>
            </w:r>
          </w:p>
        </w:tc>
      </w:tr>
    </w:tbl>
    <w:p>
      <w:pPr>
        <w:pStyle w:val="15"/>
        <w:keepNext w:val="0"/>
        <w:keepLines w:val="0"/>
        <w:widowControl/>
        <w:suppressLineNumbers w:val="0"/>
        <w:ind w:firstLine="720" w:firstLineChars="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Este de remarcat că toate rutele și componentele serverului, cu excepția celor care presupun operațiuni directe de rețea (scanarea punctelor de acces și atacurile), răspund într-un interval foarte scurt, între 2 și 20 milisecunde. Acest comportament asigură o experiență fluidă pentru utilizator și permite rularea în paralel a tuturor funcționalităților fără afectarea performanței generale.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În cazul rutei /scan, întârzierea este inevitabilă, deoarece procesul de scanare activă necesită ascultarea pe toate canalele și agregarea rezultatelor, ceea ce durează aproximativ o secundă. În cazul rutei /attack, durata este stabilită de utilizator prin parametrul timeout, iar ESP32 va transmite cadrele de deautentificare pe întreaga durată specificată.</w:t>
      </w:r>
    </w:p>
    <w:p>
      <w:pPr>
        <w:pStyle w:val="3"/>
        <w:bidi w:val="0"/>
        <w:rPr>
          <w:rFonts w:ascii="Times New Roman" w:hAnsi="Times New Roman" w:eastAsia="SimSun" w:cs="Times New Roman"/>
          <w:b/>
          <w:bCs/>
          <w:kern w:val="0"/>
          <w:sz w:val="24"/>
          <w:szCs w:val="24"/>
          <w:lang w:val="en-US" w:eastAsia="zh-CN" w:bidi="ar"/>
        </w:rPr>
      </w:pPr>
      <w:bookmarkStart w:id="133" w:name="_Toc951028751"/>
      <w:bookmarkStart w:id="134" w:name="_Toc248737263"/>
      <w:r>
        <w:rPr>
          <w:rFonts w:hint="default" w:ascii="Times New Roman" w:hAnsi="Times New Roman" w:cs="Times New Roman"/>
          <w:b/>
          <w:bCs/>
          <w:sz w:val="24"/>
          <w:szCs w:val="24"/>
          <w:lang w:val="en-US" w:eastAsia="zh-CN"/>
        </w:rPr>
        <w:t>5.3. Testarea validarii datelor introduse de utilizator</w:t>
      </w:r>
      <w:bookmarkEnd w:id="133"/>
      <w:bookmarkEnd w:id="134"/>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cadrul aplicației dezvoltate, validarea datelor introduse de utilizator joacă un rol important în prevenirea comportamentului neașteptat și în asigurarea robusteței generale a sistemului. Deși aplicația rulează într-un mediu embedded restrâns și nu presupune interacțiune complexă de tip formular cu back-end sofisticat, există totuși mai multe puncte de intrare în sistem unde datele introduse de utilizator trebuie validate corect: prin rute(/attack), în pagina de phishing și în interfața DNS.</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parmetrilor in cererile http</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Principala zonă în care utilizatorul introduce date direct este în apelul către ruta:</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GET /attack?bssid=&lt;MAC&gt;&amp;timeout=&lt;secunde&gt;</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acest caz, aplicația verifică:</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p</w:t>
      </w:r>
      <w:r>
        <w:rPr>
          <w:rFonts w:ascii="Times New Roman" w:hAnsi="Times New Roman" w:eastAsia="SimSun" w:cs="Times New Roman"/>
          <w:kern w:val="0"/>
          <w:sz w:val="24"/>
          <w:szCs w:val="24"/>
          <w:lang w:val="en-US" w:eastAsia="zh-CN" w:bidi="ar"/>
        </w:rPr>
        <w:t>rezența ambilor parametri (bssid și timeout);</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f</w:t>
      </w:r>
      <w:r>
        <w:rPr>
          <w:rFonts w:ascii="Times New Roman" w:hAnsi="Times New Roman" w:eastAsia="SimSun" w:cs="Times New Roman"/>
          <w:kern w:val="0"/>
          <w:sz w:val="24"/>
          <w:szCs w:val="24"/>
          <w:lang w:val="en-US" w:eastAsia="zh-CN" w:bidi="ar"/>
        </w:rPr>
        <w:t xml:space="preserve">ormatul adresei BSSID – se verifică dacă stringul conține exact 17 caractere și are separatori </w:t>
      </w:r>
      <w:r>
        <w:rPr>
          <w:rFonts w:hint="default" w:ascii="Times New Roman" w:hAnsi="Times New Roman" w:eastAsia="SimSun" w:cs="Times New Roman"/>
          <w:kern w:val="0"/>
          <w:sz w:val="24"/>
          <w:szCs w:val="24"/>
          <w:lang w:val="en-US" w:eastAsia="zh-CN" w:bidi="ar"/>
        </w:rPr>
        <w:t>“</w:t>
      </w:r>
      <w:r>
        <w:rPr>
          <w:rFonts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aloarea numerică a timeout-ului – se verifică dacă este pozitivă.</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Dacă unul dintre parametri lipsește sau este invalid, serverul răspunde cu:</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400 Bad Request – în cazul parametrilor absenți sau greșit formatați;</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500 Internal Server Error – în cazul unor erori interne de execuție.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validare este implementată local, fără biblioteci externe, prin parsing manual al stringului din URL. Fiind o aplicație embedded, resursele sunt limitate, deci s-a optat pentru parsare eficientă și validare strictă, fără toleranță pentru valori ambigue.</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în formularul de phishing</w:t>
      </w:r>
    </w:p>
    <w:p>
      <w:pPr>
        <w:pStyle w:val="15"/>
        <w:keepNext w:val="0"/>
        <w:keepLines w:val="0"/>
        <w:widowControl/>
        <w:suppressLineNumbers w:val="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Pagina de phishing imită un formular de autentificare Facebook, unde utilizatorul introduce un username și o parolă. La apăsarea butonului de trimitere (POST /), aplicația:</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v</w:t>
      </w:r>
      <w:r>
        <w:rPr>
          <w:rFonts w:ascii="Times New Roman" w:hAnsi="Times New Roman" w:eastAsia="SimSun" w:cs="Times New Roman"/>
          <w:color w:val="auto"/>
          <w:kern w:val="0"/>
          <w:sz w:val="24"/>
          <w:szCs w:val="24"/>
          <w:lang w:val="en-US" w:eastAsia="zh-CN" w:bidi="ar"/>
        </w:rPr>
        <w:t>erifică dacă ambele câmpuri sunt completate (nu sunt stringuri vide);</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s</w:t>
      </w:r>
      <w:r>
        <w:rPr>
          <w:rFonts w:ascii="Times New Roman" w:hAnsi="Times New Roman" w:eastAsia="SimSun" w:cs="Times New Roman"/>
          <w:color w:val="auto"/>
          <w:kern w:val="0"/>
          <w:sz w:val="24"/>
          <w:szCs w:val="24"/>
          <w:lang w:val="en-US" w:eastAsia="zh-CN" w:bidi="ar"/>
        </w:rPr>
        <w:t>alvează local perechea în format JSON, într-o structură de date predefinită;</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a</w:t>
      </w:r>
      <w:r>
        <w:rPr>
          <w:rFonts w:ascii="Times New Roman" w:hAnsi="Times New Roman" w:eastAsia="SimSun" w:cs="Times New Roman"/>
          <w:color w:val="auto"/>
          <w:kern w:val="0"/>
          <w:sz w:val="24"/>
          <w:szCs w:val="24"/>
          <w:lang w:val="en-US" w:eastAsia="zh-CN" w:bidi="ar"/>
        </w:rPr>
        <w:t>fișează un mesaj de confirmare în interfața web (sau redirecționează pagina).</w:t>
      </w:r>
    </w:p>
    <w:p>
      <w:pPr>
        <w:pStyle w:val="15"/>
        <w:keepNext w:val="0"/>
        <w:keepLines w:val="0"/>
        <w:widowControl/>
        <w:suppressLineNumbers w:val="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Fiind o simulare, nu există validare semantică (ex: dacă username-ul seamănă cu un email real), însă se testează capacitatea aplicației de a procesa și reține date multiple în ordine cronologică.</w:t>
      </w:r>
    </w:p>
    <w:p>
      <w:pPr>
        <w:pStyle w:val="15"/>
        <w:keepNext w:val="0"/>
        <w:keepLines w:val="0"/>
        <w:widowControl/>
        <w:suppressLineNumbers w:val="0"/>
        <w:rPr>
          <w:rFonts w:hint="default" w:ascii="Times New Roman" w:hAnsi="Times New Roman" w:eastAsia="SimSun" w:cs="Times New Roman"/>
          <w:color w:val="auto"/>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cererilor DNS</w:t>
      </w:r>
    </w:p>
    <w:p>
      <w:pPr>
        <w:keepNext w:val="0"/>
        <w:keepLines w:val="0"/>
        <w:widowControl/>
        <w:numPr>
          <w:ilvl w:val="0"/>
          <w:numId w:val="0"/>
        </w:numPr>
        <w:suppressLineNumbers w:val="0"/>
        <w:ind w:left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Serverul DNS de pe ESP32 analizează numele de domeniu primit și compară stringul cu termeni cheie (ex: facebook). Dacă stringul este nevalid sau este un domeniu care nu trebuie interceptat, cererea este ignorată sau returnează o adresă nulă. Acest comportament asigură că aplicația răspunde doar la cererile relevante și nu afectează domenii neintenționate.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135" w:name="_Toc107341112"/>
      <w:bookmarkStart w:id="136" w:name="_Toc1685438413"/>
      <w:r>
        <w:rPr>
          <w:rFonts w:hint="default" w:ascii="Times New Roman" w:hAnsi="Times New Roman" w:cs="Times New Roman"/>
          <w:b/>
          <w:bCs/>
          <w:sz w:val="24"/>
          <w:szCs w:val="24"/>
          <w:lang w:val="en-US" w:eastAsia="zh-CN"/>
        </w:rPr>
        <w:t>5.4. Testarea comportamentului aplicației la execuții succesive și simultane</w:t>
      </w:r>
      <w:bookmarkEnd w:id="135"/>
      <w:bookmarkEnd w:id="136"/>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 xml:space="preserve">În validarea oricărei aplicații embedded expuse la interacțiune externă, un aspect critic este comportamentul acesteia în condiții de execuții repetate și în prezența cererilor concurente. În cazul proiectului de față, aplicația rulează pe microcontrollerul ESP32 și expune funcționalități multiple prin trei servere: unul </w:t>
      </w:r>
      <w:r>
        <w:rPr>
          <w:rFonts w:hint="default" w:ascii="Times New Roman" w:hAnsi="Times New Roman" w:eastAsia="SimSun" w:cs="Times New Roman"/>
          <w:color w:val="auto"/>
          <w:kern w:val="0"/>
          <w:sz w:val="24"/>
          <w:szCs w:val="24"/>
          <w:lang w:val="en-US" w:eastAsia="zh-CN" w:bidi="ar"/>
        </w:rPr>
        <w:t xml:space="preserve">web </w:t>
      </w:r>
      <w:r>
        <w:rPr>
          <w:rFonts w:ascii="Times New Roman" w:hAnsi="Times New Roman" w:eastAsia="SimSun" w:cs="Times New Roman"/>
          <w:color w:val="auto"/>
          <w:kern w:val="0"/>
          <w:sz w:val="24"/>
          <w:szCs w:val="24"/>
          <w:lang w:val="en-US" w:eastAsia="zh-CN" w:bidi="ar"/>
        </w:rPr>
        <w:t xml:space="preserve">(port 8000), unul DNS (port 53) și unul web clasic pentru phishing (port 80). Deși toate aceste componente rulează simultan la nivel de sistem, serverul </w:t>
      </w:r>
      <w:r>
        <w:rPr>
          <w:rFonts w:hint="default" w:ascii="Times New Roman" w:hAnsi="Times New Roman" w:eastAsia="SimSun" w:cs="Times New Roman"/>
          <w:color w:val="auto"/>
          <w:kern w:val="0"/>
          <w:sz w:val="24"/>
          <w:szCs w:val="24"/>
          <w:lang w:val="en-US" w:eastAsia="zh-CN" w:bidi="ar"/>
        </w:rPr>
        <w:t>web</w:t>
      </w:r>
      <w:r>
        <w:rPr>
          <w:rFonts w:ascii="Times New Roman" w:hAnsi="Times New Roman" w:eastAsia="SimSun" w:cs="Times New Roman"/>
          <w:color w:val="auto"/>
          <w:kern w:val="0"/>
          <w:sz w:val="24"/>
          <w:szCs w:val="24"/>
          <w:lang w:val="en-US" w:eastAsia="zh-CN" w:bidi="ar"/>
        </w:rPr>
        <w:t xml:space="preserve"> este implementat în mod single-threaded, ceea ce înseamnă că gestionează cererile pe rând, într-o buclă principală de procesare.</w:t>
      </w:r>
    </w:p>
    <w:p>
      <w:pPr>
        <w:pStyle w:val="5"/>
        <w:keepNext w:val="0"/>
        <w:keepLines w:val="0"/>
        <w:widowControl/>
        <w:suppressLineNumbers w:val="0"/>
        <w:rPr>
          <w:rFonts w:hint="default" w:ascii="Times New Roman" w:hAnsi="Times New Roman" w:eastAsia="SimSun" w:cs="Times New Roman"/>
          <w:b/>
          <w:bCs/>
          <w:color w:val="auto"/>
          <w:kern w:val="0"/>
          <w:sz w:val="24"/>
          <w:szCs w:val="24"/>
          <w:lang w:val="en-US" w:eastAsia="zh-CN" w:bidi="ar"/>
        </w:rPr>
      </w:pPr>
      <w:bookmarkStart w:id="137" w:name="_Toc323580318"/>
      <w:r>
        <w:rPr>
          <w:rFonts w:hint="default" w:ascii="Times New Roman" w:hAnsi="Times New Roman" w:eastAsia="SimSun" w:cs="Times New Roman"/>
          <w:b/>
          <w:bCs/>
          <w:color w:val="auto"/>
          <w:kern w:val="0"/>
          <w:sz w:val="24"/>
          <w:szCs w:val="24"/>
          <w:lang w:val="en-US" w:eastAsia="zh-CN" w:bidi="ar"/>
        </w:rPr>
        <w:t>Execuții succesive</w:t>
      </w:r>
      <w:bookmarkEnd w:id="137"/>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Testarea execuțiilor repetate a implicat rularea în buclă a principalelor funcții ale aplicației, cu apeluri repetate la intervale scurte:</w:t>
      </w:r>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r</w:t>
      </w:r>
      <w:r>
        <w:rPr>
          <w:rFonts w:ascii="Times New Roman" w:hAnsi="Times New Roman" w:eastAsia="SimSun" w:cs="Times New Roman"/>
          <w:color w:val="auto"/>
          <w:kern w:val="0"/>
          <w:sz w:val="24"/>
          <w:szCs w:val="24"/>
          <w:lang w:val="en-US" w:eastAsia="zh-CN" w:bidi="ar"/>
        </w:rPr>
        <w:t>utele /scan, /flood, /flood/stop și /attack au fost apelate secvențial timp de 15 minute;</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f</w:t>
      </w:r>
      <w:r>
        <w:rPr>
          <w:rFonts w:ascii="Times New Roman" w:hAnsi="Times New Roman" w:eastAsia="SimSun" w:cs="Times New Roman"/>
          <w:color w:val="auto"/>
          <w:kern w:val="0"/>
          <w:sz w:val="24"/>
          <w:szCs w:val="24"/>
          <w:lang w:val="en-US" w:eastAsia="zh-CN" w:bidi="ar"/>
        </w:rPr>
        <w:t>iecare execuție a fost urmată de o verificare a funcționării altor componente (DNS, phishing);</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c</w:t>
      </w:r>
      <w:r>
        <w:rPr>
          <w:rFonts w:ascii="Times New Roman" w:hAnsi="Times New Roman" w:eastAsia="SimSun" w:cs="Times New Roman"/>
          <w:color w:val="auto"/>
          <w:kern w:val="0"/>
          <w:sz w:val="24"/>
          <w:szCs w:val="24"/>
          <w:lang w:val="en-US" w:eastAsia="zh-CN" w:bidi="ar"/>
        </w:rPr>
        <w:t>ontextul rețelei Wi-Fi a fost resetat și reinițializat după fiecare scanare sau atac.</w:t>
      </w:r>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Aplicația a gestionat toate cererile în mod corect, fără blocaje sau răspunsuri invalide. Chiar și în lipsa unui mecanism de concurență reală în serverul web, execuția secvențială a fost suficientă pentru a răspunde prompt, dat fiind că majoritatea cererilor sunt scurte și nu blochează procesorul pentru perioade lungi.</w:t>
      </w:r>
    </w:p>
    <w:p>
      <w:pPr>
        <w:pStyle w:val="5"/>
        <w:keepNext w:val="0"/>
        <w:keepLines w:val="0"/>
        <w:widowControl/>
        <w:suppressLineNumbers w:val="0"/>
        <w:rPr>
          <w:rFonts w:hint="default" w:ascii="Times New Roman" w:hAnsi="Times New Roman" w:eastAsia="SimSun" w:cs="Times New Roman"/>
          <w:b/>
          <w:bCs/>
          <w:color w:val="auto"/>
          <w:kern w:val="0"/>
          <w:sz w:val="24"/>
          <w:szCs w:val="24"/>
          <w:lang w:val="en-US" w:eastAsia="zh-CN" w:bidi="ar"/>
        </w:rPr>
      </w:pPr>
      <w:bookmarkStart w:id="138" w:name="_Toc900280343"/>
      <w:r>
        <w:rPr>
          <w:rFonts w:hint="default" w:ascii="Times New Roman" w:hAnsi="Times New Roman" w:eastAsia="SimSun" w:cs="Times New Roman"/>
          <w:b/>
          <w:bCs/>
          <w:color w:val="auto"/>
          <w:kern w:val="0"/>
          <w:sz w:val="24"/>
          <w:szCs w:val="24"/>
          <w:lang w:val="en-US" w:eastAsia="zh-CN" w:bidi="ar"/>
        </w:rPr>
        <w:t>Execuții simultane simulate</w:t>
      </w:r>
      <w:bookmarkEnd w:id="138"/>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 xml:space="preserve">Deși serverul este single-threaded, testarea a inclus scenarii în care mai mulți utilizatori au trimis cereri aproape simultan, fie de pe dispozitive diferite, fie din file multiple ale aceluiași browser. </w:t>
      </w:r>
      <w:r>
        <w:rPr>
          <w:rFonts w:ascii="Times New Roman" w:hAnsi="Times New Roman" w:eastAsia="SimSun" w:cs="Times New Roman"/>
          <w:color w:val="auto"/>
          <w:kern w:val="0"/>
          <w:sz w:val="24"/>
          <w:szCs w:val="24"/>
          <w:lang w:val="en-US" w:eastAsia="zh-CN" w:bidi="ar"/>
        </w:rPr>
        <w:br w:type="textWrapping"/>
      </w:r>
      <w:r>
        <w:rPr>
          <w:rFonts w:ascii="Times New Roman" w:hAnsi="Times New Roman" w:eastAsia="SimSun" w:cs="Times New Roman"/>
          <w:color w:val="auto"/>
          <w:kern w:val="0"/>
          <w:sz w:val="24"/>
          <w:szCs w:val="24"/>
          <w:lang w:val="en-US" w:eastAsia="zh-CN" w:bidi="ar"/>
        </w:rPr>
        <w:t>Exemple de teste:</w:t>
      </w:r>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u</w:t>
      </w:r>
      <w:r>
        <w:rPr>
          <w:rFonts w:ascii="Times New Roman" w:hAnsi="Times New Roman" w:eastAsia="SimSun" w:cs="Times New Roman"/>
          <w:color w:val="auto"/>
          <w:kern w:val="0"/>
          <w:sz w:val="24"/>
          <w:szCs w:val="24"/>
          <w:lang w:val="en-US" w:eastAsia="zh-CN" w:bidi="ar"/>
        </w:rPr>
        <w:t>n utilizator activează /flood, în timp ce altul deschide pagina HTML de control;</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/scan este apelat imediat după începerea unui /attack;</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u</w:t>
      </w:r>
      <w:r>
        <w:rPr>
          <w:rFonts w:ascii="Times New Roman" w:hAnsi="Times New Roman" w:eastAsia="SimSun" w:cs="Times New Roman"/>
          <w:color w:val="auto"/>
          <w:kern w:val="0"/>
          <w:sz w:val="24"/>
          <w:szCs w:val="24"/>
          <w:lang w:val="en-US" w:eastAsia="zh-CN" w:bidi="ar"/>
        </w:rPr>
        <w:t>n client trimite date în formularul de phishing, în timp ce altul accesează logurile.</w:t>
      </w:r>
    </w:p>
    <w:p>
      <w:pPr>
        <w:pStyle w:val="15"/>
        <w:keepNext w:val="0"/>
        <w:keepLines w:val="0"/>
        <w:widowControl/>
        <w:suppressLineNumbers w:val="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Datorită naturii single-threaded a serverului, cererile sunt puse în coadă și procesate în ordinea sosirii. Chiar dacă nu sunt procesate în paralel, aplicația asigură integritate și consistență, deoarece:</w:t>
      </w:r>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fiecare cerere este procesată complet înainte de a începe următoarea;</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nu există acces concurent la resursele globale partajate;</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buffer-ele de răspuns și variabilele sunt fie locale, fie gestionate în mod exclusiv de contextul fiecărei cereri.</w:t>
      </w:r>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Această abordare reduce complexitatea codului și elimină nevoia de sincronizare sau mutexuri. Singura limitare observată este că în cazul cererilor de durată mai mare (ex: /scan sau un /attack activ), cererile următoare trebuie să aștepte finalizarea, ceea ce poate introduce un mic delay.</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139" w:name="_Toc930106164"/>
      <w:bookmarkStart w:id="140" w:name="_Toc592913165"/>
      <w:bookmarkStart w:id="141" w:name="_Toc1261769875"/>
      <w:bookmarkStart w:id="142" w:name="_Toc1467742092"/>
      <w:bookmarkStart w:id="143" w:name="_Toc796678427"/>
      <w:r>
        <w:rPr>
          <w:rFonts w:hint="default" w:ascii="Times New Roman" w:hAnsi="Times New Roman" w:cs="Times New Roman"/>
          <w:b/>
          <w:bCs/>
          <w:sz w:val="24"/>
          <w:szCs w:val="24"/>
          <w:lang w:val="en-US" w:eastAsia="zh-CN"/>
        </w:rPr>
        <w:t>5.5.  Testarea adaptării interfeței web la variații de densitate grafică și dispozitive</w:t>
      </w:r>
      <w:bookmarkEnd w:id="139"/>
      <w:bookmarkEnd w:id="140"/>
      <w:bookmarkEnd w:id="141"/>
      <w:bookmarkEnd w:id="142"/>
      <w:bookmarkEnd w:id="143"/>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Aplicația dezvoltată pe ESP32 expune o interfață web simplă, accesibilă de pe orice dispozitiv conectat la rețeaua generată de microcontroller. Această interfață este esențială pentru controlul funcțiilor disponibile (scanare, flood, deauthentication, vizualizare date capturate) și trebuie să funcționeze corect pe o gamă variată de dispozitive cu dimensiuni de ecran și densități grafice diferite.</w:t>
      </w:r>
    </w:p>
    <w:p>
      <w:pPr>
        <w:pStyle w:val="15"/>
        <w:keepNext w:val="0"/>
        <w:keepLines w:val="0"/>
        <w:widowControl/>
        <w:suppressLineNumbers w:val="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Testele au fost efectuate folosind două platforme principale:</w:t>
      </w:r>
      <w:r>
        <w:rPr>
          <w:rFonts w:ascii="Times New Roman" w:hAnsi="Times New Roman" w:eastAsia="SimSun" w:cs="Times New Roman"/>
          <w:color w:val="auto"/>
          <w:kern w:val="0"/>
          <w:sz w:val="24"/>
          <w:szCs w:val="24"/>
          <w:lang w:val="en-US" w:eastAsia="zh-CN" w:bidi="ar"/>
        </w:rPr>
        <w:br w:type="textWrapping"/>
      </w:r>
      <w:r>
        <w:rPr>
          <w:rFonts w:hint="default"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S</w:t>
      </w:r>
      <w:r>
        <w:rPr>
          <w:rFonts w:ascii="Times New Roman" w:hAnsi="Times New Roman" w:eastAsia="SimSun" w:cs="Times New Roman"/>
          <w:color w:val="auto"/>
          <w:kern w:val="0"/>
          <w:sz w:val="24"/>
          <w:szCs w:val="24"/>
          <w:lang w:val="en-US" w:eastAsia="zh-CN" w:bidi="ar"/>
        </w:rPr>
        <w:t>martphone Samsung S24 Ultra, cu ecran de înaltă rezoluție și densitate mare (~500+ PPI);</w:t>
      </w:r>
      <w:r>
        <w:rPr>
          <w:rFonts w:ascii="Times New Roman" w:hAnsi="Times New Roman" w:eastAsia="SimSun" w:cs="Times New Roman"/>
          <w:color w:val="auto"/>
          <w:kern w:val="0"/>
          <w:sz w:val="24"/>
          <w:szCs w:val="24"/>
          <w:lang w:val="en-US" w:eastAsia="zh-CN" w:bidi="ar"/>
        </w:rPr>
        <w:br w:type="textWrapping"/>
      </w:r>
      <w:r>
        <w:rPr>
          <w:rFonts w:hint="default"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PC Desktop, cu Windows 11, folosind browserele Microsoft Edge</w:t>
      </w:r>
      <w:r>
        <w:rPr>
          <w:rFonts w:hint="default" w:ascii="Times New Roman" w:hAnsi="Times New Roman" w:eastAsia="SimSun" w:cs="Times New Roman"/>
          <w:color w:val="auto"/>
          <w:kern w:val="0"/>
          <w:sz w:val="24"/>
          <w:szCs w:val="24"/>
          <w:lang w:val="en-US" w:eastAsia="zh-CN" w:bidi="ar"/>
        </w:rPr>
        <w:t>,</w:t>
      </w:r>
      <w:r>
        <w:rPr>
          <w:rFonts w:ascii="Times New Roman" w:hAnsi="Times New Roman" w:eastAsia="SimSun" w:cs="Times New Roman"/>
          <w:color w:val="auto"/>
          <w:kern w:val="0"/>
          <w:sz w:val="24"/>
          <w:szCs w:val="24"/>
          <w:lang w:val="en-US" w:eastAsia="zh-CN" w:bidi="ar"/>
        </w:rPr>
        <w:t xml:space="preserve"> Mozilla Firefox</w:t>
      </w:r>
      <w:r>
        <w:rPr>
          <w:rFonts w:hint="default" w:ascii="Times New Roman" w:hAnsi="Times New Roman" w:eastAsia="SimSun" w:cs="Times New Roman"/>
          <w:color w:val="auto"/>
          <w:kern w:val="0"/>
          <w:sz w:val="24"/>
          <w:szCs w:val="24"/>
          <w:lang w:val="en-US" w:eastAsia="zh-CN" w:bidi="ar"/>
        </w:rPr>
        <w:t xml:space="preserve"> si Google Chrome</w:t>
      </w:r>
      <w:r>
        <w:rPr>
          <w:rFonts w:ascii="Times New Roman" w:hAnsi="Times New Roman" w:eastAsia="SimSun" w:cs="Times New Roman"/>
          <w:color w:val="auto"/>
          <w:kern w:val="0"/>
          <w:sz w:val="24"/>
          <w:szCs w:val="24"/>
          <w:lang w:val="en-US" w:eastAsia="zh-CN" w:bidi="ar"/>
        </w:rPr>
        <w:t>, pe un monitor Full HD (1920x1080 px).</w:t>
      </w:r>
    </w:p>
    <w:p>
      <w:pPr>
        <w:pStyle w:val="15"/>
        <w:keepNext w:val="0"/>
        <w:keepLines w:val="0"/>
        <w:widowControl/>
        <w:suppressLineNumbers w:val="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Interfața web a fost testată accesând ESP32 ca punct de acces direct, fără conexiune la internet, folosind adresa IP locală 192.168.</w:t>
      </w:r>
      <w:r>
        <w:rPr>
          <w:rFonts w:hint="default" w:ascii="Times New Roman" w:hAnsi="Times New Roman" w:eastAsia="SimSun" w:cs="Times New Roman"/>
          <w:color w:val="auto"/>
          <w:kern w:val="0"/>
          <w:sz w:val="24"/>
          <w:szCs w:val="24"/>
          <w:lang w:val="en-US" w:eastAsia="zh-CN" w:bidi="ar"/>
        </w:rPr>
        <w:t>10</w:t>
      </w:r>
      <w:r>
        <w:rPr>
          <w:rFonts w:ascii="Times New Roman" w:hAnsi="Times New Roman" w:eastAsia="SimSun" w:cs="Times New Roman"/>
          <w:color w:val="auto"/>
          <w:kern w:val="0"/>
          <w:sz w:val="24"/>
          <w:szCs w:val="24"/>
          <w:lang w:val="en-US" w:eastAsia="zh-CN" w:bidi="ar"/>
        </w:rPr>
        <w:t>.1.</w:t>
      </w:r>
    </w:p>
    <w:p>
      <w:pPr>
        <w:pStyle w:val="15"/>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Observații:</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Interfața nu utilizează tag-ul viewport specific în HTML pentru redimensionare automată în funcție de rezoluția ecranului. Cu toate acestea, structura HTML/CSS este concepută suficient de îngust pentru a nu crea probleme de afișare nici pe ecrane mici, nici pe cele mari.</w:t>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Pe Samsung S24 Ultra, interfața este perfect funcțională. Butoanele, textele și formularele sunt vizibile și ușor de utilizat, fără a necesita zoom sau scroll orizontal. Fiind un layout vertical și compact, elementele se adaptează implicit la lățimea ecranului.</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Pe PC, în ambele browsere testate (Edge și Firefox), layout-ul se menține centrat și lizibil. Fonturile sunt proporționale, iar elementele interactive funcționează corect.</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Butonul de submit din pagina de phishing, precum și tabelele cu loguri, sunt complet vizibile pe ambele platforme, fără suprapuneri sau erori de randare.</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Codul JavaScript este compatibil cu toate browserele moderne testate (Edge, Firefox, Chrome), fiind bazat pe API-uri standard, fără dependențe externe sau funcții avansate.</w:t>
      </w:r>
    </w:p>
    <w:p>
      <w:pPr>
        <w:spacing w:before="240"/>
        <w:rPr>
          <w:rFonts w:ascii="Times New Roman" w:hAnsi="Times New Roman" w:eastAsia="Times New Roman" w:cs="Times New Roman"/>
          <w:b/>
          <w:sz w:val="28"/>
          <w:szCs w:val="28"/>
        </w:rPr>
      </w:pPr>
    </w:p>
    <w:p>
      <w:pPr>
        <w:ind w:left="720"/>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2"/>
        <w:rPr>
          <w:rFonts w:ascii="Times New Roman" w:hAnsi="Times New Roman" w:cs="Times New Roman"/>
        </w:rPr>
      </w:pPr>
      <w:bookmarkStart w:id="144" w:name="_Toc1535174249"/>
      <w:r>
        <w:rPr>
          <w:rFonts w:hint="default" w:ascii="Times New Roman" w:hAnsi="Times New Roman" w:cs="Times New Roman"/>
        </w:rPr>
        <w:t>Discuţii şi concluzii</w:t>
      </w:r>
      <w:bookmarkEnd w:id="144"/>
    </w:p>
    <w:p>
      <w:pPr>
        <w:pStyle w:val="15"/>
        <w:keepNext w:val="0"/>
        <w:keepLines w:val="0"/>
        <w:widowControl/>
        <w:suppressLineNumbers w:val="0"/>
        <w:ind w:firstLine="720" w:firstLineChars="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Lucrarea de față a avut ca scop realizarea unei platforme demonstrative bazate pe ESP32, capabilă să simuleze și să explice funcționarea mai multor tipuri de atacuri asupra rețelelor Wi-Fi. Printre acestea s-au numărat: atacul de tip Deauthentication, AP Flood și DNS Hijacking. Proiectul a fost conceput cu un caracter didactic și demonstrativ, în scopul înțelegerii vulnerabilităților reale ale protocoalelor wireless utilizate pe scară largă.</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Obiectivele propuse la începutul lucrării au fost, în mare parte, atinse. S-a reușit implementarea cu succes a unui server web minimalist pe ESP32, capabil să răspundă la cereri HTTP și să declanșeze funcționalități asociate fiecărui atac. De asemenea, au fost construite cadre 802.11 manual (beacon-uri, deauth etc.) și transmise în eter folosind interfața radio a ESP32 în mod promiscuu. Atacul DNS Hijacking a fost implementat prin construirea unui server DNS personalizat care redirecționează selectiv traficul DNS al utilizatorului către IP-ul ESP32.</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Printre limitările întâmpinate se numără imposibilitatea realizării unei redirecționări complete și transparente a traficului DNS. În forma actuală, răspunsurile DNS malițioase funcționează doar în contextul în care ESP32 este DNS-ul setat implicit prin DHCP. Din acest motiv, pentru direcții viitoare, se propune implementarea unui sistem de DNS forwarding combinat cu NAT/WiFi passthrough pentru ca utilizatorul să poată naviga aparent normal, în timp ce traficul DNS este interceptat și modificat în fundal. Această extindere ar contribui semnificativ la realismul simulării atacului și ar îmbunătăți caracterul demonstrativ al lucrării.</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Rezultatele obținute au demonstrat clar vulnerabilitățile protocoalelor Wi-Fi atunci când nu sunt folosite mecanisme moderne de protecție (ex. WPA3, 802.11w, DNS-over-HTTPS). Interfața de control prin HTTP și modularitatea codului facilitează extinderea lucrării prin adăugarea de noi tipuri de atacuri sau integrarea cu platforme externe de analiză.</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Contribuțiile personale constau în proiectarea arhitecturii software, scrierea codului pentru manipularea pachetelor 802.11, implementarea manuală a unui server DNS, gestionarea interfeței HTTP și integrarea tuturor componentelor într-un sistem coerent și ușor de demonstrat. De asemenea, a fost proiectată o interfață care permite utilizatorului să controleze atacurile dintr-un browser, fără cunoștințe avansate de rețea. Aplicațiile potențiale ale acestei lucrări includ demonstrații în laboratoare de securitate cibernetică, formarea tehnicienilor în rețelistică, precum și validarea unor soluții de detecție la nivelul rețelei wireless. Direcțiile viitoare pot include suportul pentru deautificarea dispozitivelor in retele Wi-Fi 5G și integrarea unei funcții de logging extinse, salvarea datelor într-un fișier local sau trimiterea acestora către un server extern pentru analiză centralizată.</w:t>
      </w:r>
    </w:p>
    <w:p>
      <w:pPr>
        <w:spacing w:before="240"/>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2"/>
        <w:rPr>
          <w:rFonts w:ascii="Times New Roman" w:hAnsi="Times New Roman" w:cs="Times New Roman"/>
        </w:rPr>
      </w:pPr>
      <w:bookmarkStart w:id="145" w:name="_Toc78147487"/>
      <w:r>
        <w:rPr>
          <w:rFonts w:ascii="Times New Roman" w:hAnsi="Times New Roman" w:cs="Times New Roman"/>
        </w:rPr>
        <w:t>Bibliografie</w:t>
      </w:r>
      <w:bookmarkEnd w:id="145"/>
      <w:r>
        <w:rPr>
          <w:rFonts w:ascii="Times New Roman" w:hAnsi="Times New Roman" w:cs="Times New Roman"/>
        </w:rPr>
        <w:t xml:space="preserve"> </w:t>
      </w:r>
    </w:p>
    <w:p>
      <w:pPr>
        <w:pStyle w:val="15"/>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[1] M. Vanhoef and F. Piessens, “Key Reinstallation Attacks: Forcing Nonce Reuse in WPA2,” Proceedings of the 2017 ACM SIGSAC Conference on Computer and Communications Security, 2017. URL: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4"/>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[2]IEEE Standards Association, “IEEE Std 802.11™-2016,” IEEE, 2016.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[3] Aircrack-ng Project. “Aircrack-ng suite,”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[4] Wireshark Foundation. “Wireshark - Go Deep,”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[5] D. Ryan. “WiFi Pineapple - Wireless auditing,” Hak5,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[6]Spacehuhn Technologies. “ESP8266 Deauther,” GitHub repository, 2023. 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[7] Reaver Project. “Wifite 2,” GitHub repository,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[8] IEEE, “WPA3 specification,” Wi-Fi Alliance, 2018. URL: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4"/>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 xml:space="preserve">[11] IEEE Std 802.11™-2020 – IEEE Standard for Information technology—Telecommunications and information exchange between systems Local and metropolitan area networks—Specific requirements—Part 11: Wireless LAN Medium Access Control (MAC) and Physical Layer (PHY) Specifications, URL: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"https://ieeexplore.ieee.org/document/9363693" </w:instrText>
      </w:r>
      <w:r>
        <w:rPr>
          <w:rFonts w:hint="default" w:ascii="Times New Roman" w:hAnsi="Times New Roman" w:eastAsia="SimSun" w:cs="Times New Roman"/>
          <w:kern w:val="0"/>
          <w:sz w:val="22"/>
          <w:szCs w:val="22"/>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https://ieeexplore.ieee.org/document/9363693</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[12] Matthew Gast, 802.11 Wireless Networks: The Definitive Guide, 2nd ed., O'Reilly Media, 2005.</w:t>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[13] Andrea Bittau, Mark Handley, Joshua Lackey, The Final Nail in WEP’s Coffin, IEEE Symposium on Security and Privacy, 2006.</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[14] A. Zill, “Beacon Flooding Attacks in Wireless Networks,” IEEE Wireless Communications, vol. 21, no. 3, 2014.</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[15] Spacehuhn Technologies, ESP8266 Deauther, GitHub, 2023. </w:t>
      </w:r>
      <w:r>
        <w:rPr>
          <w:rFonts w:hint="default" w:ascii="Times New Roman" w:hAnsi="Times New Roman" w:eastAsia="SimSun" w:cs="Times New Roman"/>
          <w:color w:val="auto"/>
          <w:kern w:val="0"/>
          <w:sz w:val="22"/>
          <w:szCs w:val="22"/>
          <w:u w:val="none"/>
          <w:lang w:val="en-US" w:eastAsia="zh-CN" w:bidi="ar"/>
        </w:rPr>
        <w:fldChar w:fldCharType="begin"/>
      </w:r>
      <w:r>
        <w:rPr>
          <w:rFonts w:hint="default" w:ascii="Times New Roman" w:hAnsi="Times New Roman" w:eastAsia="SimSun" w:cs="Times New Roman"/>
          <w:color w:val="auto"/>
          <w:kern w:val="0"/>
          <w:sz w:val="22"/>
          <w:szCs w:val="22"/>
          <w:u w:val="none"/>
          <w:lang w:val="en-US" w:eastAsia="zh-CN" w:bidi="ar"/>
        </w:rPr>
        <w:instrText xml:space="preserve"> HYPERLINK "https://github.com/SpacehuhnTech/esp8266_deauther" </w:instrText>
      </w:r>
      <w:r>
        <w:rPr>
          <w:rFonts w:hint="default" w:ascii="Times New Roman" w:hAnsi="Times New Roman" w:eastAsia="SimSun" w:cs="Times New Roman"/>
          <w:color w:val="auto"/>
          <w:kern w:val="0"/>
          <w:sz w:val="22"/>
          <w:szCs w:val="22"/>
          <w:u w:val="none"/>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https://github.com/SpacehuhnTech/esp8266_deauther</w:t>
      </w:r>
      <w:r>
        <w:rPr>
          <w:rFonts w:hint="default" w:ascii="Times New Roman" w:hAnsi="Times New Roman" w:eastAsia="SimSun" w:cs="Times New Roman"/>
          <w:color w:val="auto"/>
          <w:kern w:val="0"/>
          <w:sz w:val="22"/>
          <w:szCs w:val="22"/>
          <w:u w:val="none"/>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[16] Mockapetris, P. Domain names - concepts and facilities. RFC 1034, IETF, 1987.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"https://tools.ietf.org/html/rfc1034" </w:instrText>
      </w:r>
      <w:r>
        <w:rPr>
          <w:rFonts w:hint="default" w:ascii="Times New Roman" w:hAnsi="Times New Roman" w:eastAsia="SimSun" w:cs="Times New Roman"/>
          <w:kern w:val="0"/>
          <w:sz w:val="22"/>
          <w:szCs w:val="22"/>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https://tools.ietf.org/html/rfc1034</w:t>
      </w:r>
      <w:r>
        <w:rPr>
          <w:rFonts w:hint="default" w:ascii="Times New Roman" w:hAnsi="Times New Roman" w:eastAsia="SimSun" w:cs="Times New Roman"/>
          <w:kern w:val="0"/>
          <w:sz w:val="22"/>
          <w:szCs w:val="22"/>
          <w:lang w:val="en-US" w:eastAsia="zh-CN" w:bidi="ar"/>
        </w:rPr>
        <w:fldChar w:fldCharType="end"/>
      </w:r>
    </w:p>
    <w:p>
      <w:pPr>
        <w:rPr>
          <w:rFonts w:ascii="Times New Roman" w:hAnsi="Times New Roman" w:eastAsia="Times New Roman" w:cs="Times New Roman"/>
        </w:rPr>
      </w:pPr>
    </w:p>
    <w:sectPr>
      <w:headerReference r:id="rId5" w:type="default"/>
      <w:footerReference r:id="rId7" w:type="default"/>
      <w:headerReference r:id="rId6" w:type="even"/>
      <w:footerReference r:id="rId8" w:type="even"/>
      <w:pgSz w:w="11906" w:h="16838"/>
      <w:pgMar w:top="1138" w:right="1138" w:bottom="1138" w:left="1411"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Arial">
    <w:panose1 w:val="020B0604020202020204"/>
    <w:charset w:val="86"/>
    <w:family w:val="swiss"/>
    <w:pitch w:val="default"/>
    <w:sig w:usb0="00007A87" w:usb1="80000000" w:usb2="00000008" w:usb3="00000000" w:csb0="400001FF" w:csb1="FFFF0000"/>
  </w:font>
  <w:font w:name="Calibri Light">
    <w:altName w:val="Arial"/>
    <w:panose1 w:val="020F0302020204030204"/>
    <w:charset w:val="00"/>
    <w:family w:val="swiss"/>
    <w:pitch w:val="default"/>
    <w:sig w:usb0="00000000" w:usb1="00000000" w:usb2="00000009" w:usb3="00000000" w:csb0="000001FF" w:csb1="00000000"/>
  </w:font>
  <w:font w:name="等线 Light">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等线">
    <w:altName w:val="Quicksand Light"/>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1"/>
          <w:jc w:val="right"/>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2096623"/>
      <w:docPartObj>
        <w:docPartGallery w:val="autotext"/>
      </w:docPartObj>
    </w:sdtPr>
    <w:sdtContent>
      <w:p>
        <w:pPr>
          <w:pStyle w:val="11"/>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STYLEREF  "Heading 1"  \* MERGEFORMAT </w:instrText>
    </w:r>
    <w:r>
      <w:fldChar w:fldCharType="separate"/>
    </w:r>
    <w:r>
      <w:t>Introducere</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Style w:val="32"/>
      </w:rPr>
      <w:t>Țuțuianu Robert-Constantin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9406F2"/>
    <w:multiLevelType w:val="multilevel"/>
    <w:tmpl w:val="719406F2"/>
    <w:lvl w:ilvl="0" w:tentative="0">
      <w:start w:val="1"/>
      <w:numFmt w:val="decimal"/>
      <w:pStyle w:val="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mirrorMargins w:val="1"/>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76A"/>
    <w:rsid w:val="00026966"/>
    <w:rsid w:val="000C55CB"/>
    <w:rsid w:val="00107C0E"/>
    <w:rsid w:val="001E7363"/>
    <w:rsid w:val="002B7898"/>
    <w:rsid w:val="002D0635"/>
    <w:rsid w:val="0037711F"/>
    <w:rsid w:val="003815B1"/>
    <w:rsid w:val="004102DD"/>
    <w:rsid w:val="004B6E98"/>
    <w:rsid w:val="00510460"/>
    <w:rsid w:val="00540BF5"/>
    <w:rsid w:val="005D0BCC"/>
    <w:rsid w:val="005E7331"/>
    <w:rsid w:val="0060376A"/>
    <w:rsid w:val="006515B8"/>
    <w:rsid w:val="00664235"/>
    <w:rsid w:val="00714A5D"/>
    <w:rsid w:val="0076189E"/>
    <w:rsid w:val="0078525E"/>
    <w:rsid w:val="007A7204"/>
    <w:rsid w:val="008078C4"/>
    <w:rsid w:val="008C16F1"/>
    <w:rsid w:val="008D6AEA"/>
    <w:rsid w:val="00900E23"/>
    <w:rsid w:val="009335A4"/>
    <w:rsid w:val="009A776F"/>
    <w:rsid w:val="00A051B6"/>
    <w:rsid w:val="00A755F3"/>
    <w:rsid w:val="00AF1AE1"/>
    <w:rsid w:val="00BF166E"/>
    <w:rsid w:val="00CD46E8"/>
    <w:rsid w:val="00CF2C46"/>
    <w:rsid w:val="00D563A1"/>
    <w:rsid w:val="00DA2034"/>
    <w:rsid w:val="00E468BF"/>
    <w:rsid w:val="00E8701E"/>
    <w:rsid w:val="00FC4F70"/>
    <w:rsid w:val="2DFF4D26"/>
    <w:rsid w:val="315F1F7C"/>
    <w:rsid w:val="3FEF066A"/>
    <w:rsid w:val="3FFF4A66"/>
    <w:rsid w:val="5FF77EB2"/>
    <w:rsid w:val="6EFC20E8"/>
    <w:rsid w:val="773A7591"/>
    <w:rsid w:val="7BAE23D2"/>
    <w:rsid w:val="7CF99C33"/>
    <w:rsid w:val="7FDB2E44"/>
    <w:rsid w:val="7FFD8071"/>
    <w:rsid w:val="B9B74544"/>
    <w:rsid w:val="BE56CEA4"/>
    <w:rsid w:val="BFFFC480"/>
    <w:rsid w:val="DDFBCD36"/>
    <w:rsid w:val="F7387705"/>
    <w:rsid w:val="FFFC5C4C"/>
    <w:rsid w:val="FFFF41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ro" w:eastAsia="en-US" w:bidi="ar-SA"/>
    </w:rPr>
  </w:style>
  <w:style w:type="paragraph" w:styleId="2">
    <w:name w:val="heading 1"/>
    <w:basedOn w:val="1"/>
    <w:next w:val="1"/>
    <w:qFormat/>
    <w:uiPriority w:val="9"/>
    <w:pPr>
      <w:keepNext/>
      <w:keepLines/>
      <w:numPr>
        <w:ilvl w:val="0"/>
        <w:numId w:val="1"/>
      </w:numPr>
      <w:spacing w:before="400" w:after="120"/>
      <w:outlineLvl w:val="0"/>
    </w:pPr>
    <w:rPr>
      <w:sz w:val="40"/>
      <w:szCs w:val="40"/>
    </w:rPr>
  </w:style>
  <w:style w:type="paragraph" w:styleId="3">
    <w:name w:val="heading 2"/>
    <w:basedOn w:val="1"/>
    <w:next w:val="1"/>
    <w:link w:val="36"/>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footer"/>
    <w:basedOn w:val="1"/>
    <w:link w:val="31"/>
    <w:unhideWhenUsed/>
    <w:qFormat/>
    <w:uiPriority w:val="99"/>
    <w:pPr>
      <w:tabs>
        <w:tab w:val="center" w:pos="4680"/>
        <w:tab w:val="right" w:pos="9360"/>
      </w:tabs>
      <w:spacing w:line="240" w:lineRule="auto"/>
    </w:pPr>
  </w:style>
  <w:style w:type="paragraph" w:styleId="12">
    <w:name w:val="header"/>
    <w:basedOn w:val="1"/>
    <w:link w:val="30"/>
    <w:unhideWhenUsed/>
    <w:uiPriority w:val="99"/>
    <w:pPr>
      <w:tabs>
        <w:tab w:val="center" w:pos="4680"/>
        <w:tab w:val="right" w:pos="9360"/>
      </w:tabs>
      <w:spacing w:line="240" w:lineRule="auto"/>
    </w:pPr>
  </w:style>
  <w:style w:type="character" w:styleId="13">
    <w:name w:val="HTML Code"/>
    <w:basedOn w:val="8"/>
    <w:qFormat/>
    <w:uiPriority w:val="0"/>
    <w:rPr>
      <w:rFonts w:ascii="Courier New" w:hAnsi="Courier New" w:cs="Courier New"/>
      <w:sz w:val="20"/>
      <w:szCs w:val="20"/>
    </w:rPr>
  </w:style>
  <w:style w:type="character" w:styleId="14">
    <w:name w:val="Hyperlink"/>
    <w:basedOn w:val="8"/>
    <w:unhideWhenUsed/>
    <w:uiPriority w:val="99"/>
    <w:rPr>
      <w:color w:val="0563C1" w:themeColor="hyperlink"/>
      <w:u w:val="single"/>
      <w14:textFill>
        <w14:solidFill>
          <w14:schemeClr w14:val="hlink"/>
        </w14:solidFill>
      </w14:textFill>
    </w:rPr>
  </w:style>
  <w:style w:type="paragraph" w:styleId="15">
    <w:name w:val="Normal (Web)"/>
    <w:basedOn w:val="1"/>
    <w:semiHidden/>
    <w:unhideWhenUsed/>
    <w:uiPriority w:val="99"/>
    <w:pPr>
      <w:spacing w:before="100" w:beforeAutospacing="1" w:line="240" w:lineRule="auto"/>
      <w:jc w:val="both"/>
    </w:pPr>
    <w:rPr>
      <w:rFonts w:ascii="Times New Roman" w:hAnsi="Times New Roman" w:eastAsia="Times New Roman" w:cs="Times New Roman"/>
      <w:color w:val="FF0000"/>
      <w:sz w:val="24"/>
      <w:szCs w:val="24"/>
      <w:lang w:val="en-US"/>
    </w:rPr>
  </w:style>
  <w:style w:type="character" w:styleId="16">
    <w:name w:val="Strong"/>
    <w:basedOn w:val="8"/>
    <w:qFormat/>
    <w:uiPriority w:val="0"/>
    <w:rPr>
      <w:b/>
      <w:bCs/>
    </w:rPr>
  </w:style>
  <w:style w:type="paragraph" w:styleId="17">
    <w:name w:val="Subtitle"/>
    <w:basedOn w:val="1"/>
    <w:next w:val="1"/>
    <w:qFormat/>
    <w:uiPriority w:val="11"/>
    <w:pPr>
      <w:keepNext/>
      <w:keepLines/>
      <w:spacing w:after="320"/>
    </w:pPr>
    <w:rPr>
      <w:color w:val="666666"/>
      <w:sz w:val="30"/>
      <w:szCs w:val="30"/>
    </w:rPr>
  </w:style>
  <w:style w:type="table" w:styleId="18">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10"/>
    <w:pPr>
      <w:keepNext/>
      <w:keepLines/>
      <w:spacing w:after="60"/>
    </w:pPr>
    <w:rPr>
      <w:sz w:val="52"/>
      <w:szCs w:val="52"/>
    </w:rPr>
  </w:style>
  <w:style w:type="paragraph" w:styleId="20">
    <w:name w:val="toc 1"/>
    <w:basedOn w:val="1"/>
    <w:next w:val="1"/>
    <w:unhideWhenUsed/>
    <w:uiPriority w:val="39"/>
    <w:pPr>
      <w:spacing w:after="100"/>
    </w:pPr>
  </w:style>
  <w:style w:type="paragraph" w:styleId="21">
    <w:name w:val="toc 2"/>
    <w:basedOn w:val="1"/>
    <w:next w:val="1"/>
    <w:unhideWhenUsed/>
    <w:qFormat/>
    <w:uiPriority w:val="39"/>
    <w:pPr>
      <w:spacing w:after="100"/>
      <w:ind w:left="220"/>
    </w:pPr>
  </w:style>
  <w:style w:type="paragraph" w:styleId="22">
    <w:name w:val="toc 3"/>
    <w:basedOn w:val="1"/>
    <w:next w:val="1"/>
    <w:unhideWhenUsed/>
    <w:uiPriority w:val="39"/>
    <w:pPr>
      <w:spacing w:after="100"/>
      <w:ind w:left="440"/>
    </w:pPr>
  </w:style>
  <w:style w:type="table" w:customStyle="1" w:styleId="23">
    <w:name w:val="_Style 11"/>
    <w:basedOn w:val="9"/>
    <w:qFormat/>
    <w:uiPriority w:val="0"/>
    <w:tblPr>
      <w:tblCellMar>
        <w:top w:w="100" w:type="dxa"/>
        <w:left w:w="100" w:type="dxa"/>
        <w:bottom w:w="100" w:type="dxa"/>
        <w:right w:w="100" w:type="dxa"/>
      </w:tblCellMar>
    </w:tblPr>
  </w:style>
  <w:style w:type="table" w:customStyle="1" w:styleId="24">
    <w:name w:val="_Style 12"/>
    <w:basedOn w:val="9"/>
    <w:uiPriority w:val="0"/>
    <w:tblPr>
      <w:tblCellMar>
        <w:top w:w="100" w:type="dxa"/>
        <w:left w:w="100" w:type="dxa"/>
        <w:bottom w:w="100" w:type="dxa"/>
        <w:right w:w="100" w:type="dxa"/>
      </w:tblCellMar>
    </w:tblPr>
  </w:style>
  <w:style w:type="table" w:customStyle="1" w:styleId="25">
    <w:name w:val="_Style 13"/>
    <w:basedOn w:val="9"/>
    <w:uiPriority w:val="0"/>
    <w:tblPr>
      <w:tblCellMar>
        <w:top w:w="100" w:type="dxa"/>
        <w:left w:w="100" w:type="dxa"/>
        <w:bottom w:w="100" w:type="dxa"/>
        <w:right w:w="100" w:type="dxa"/>
      </w:tblCellMar>
    </w:tblPr>
  </w:style>
  <w:style w:type="table" w:customStyle="1" w:styleId="26">
    <w:name w:val="_Style 14"/>
    <w:basedOn w:val="9"/>
    <w:uiPriority w:val="0"/>
    <w:tblPr>
      <w:tblCellMar>
        <w:top w:w="100" w:type="dxa"/>
        <w:left w:w="100" w:type="dxa"/>
        <w:bottom w:w="100" w:type="dxa"/>
        <w:right w:w="100" w:type="dxa"/>
      </w:tblCellMar>
    </w:tblPr>
  </w:style>
  <w:style w:type="table" w:customStyle="1" w:styleId="27">
    <w:name w:val="_Style 15"/>
    <w:basedOn w:val="9"/>
    <w:uiPriority w:val="0"/>
    <w:tblPr>
      <w:tblCellMar>
        <w:top w:w="100" w:type="dxa"/>
        <w:left w:w="100" w:type="dxa"/>
        <w:bottom w:w="100" w:type="dxa"/>
        <w:right w:w="100" w:type="dxa"/>
      </w:tblCellMar>
    </w:tblPr>
  </w:style>
  <w:style w:type="table" w:customStyle="1" w:styleId="28">
    <w:name w:val="_Style 16"/>
    <w:basedOn w:val="9"/>
    <w:uiPriority w:val="0"/>
    <w:tblPr>
      <w:tblCellMar>
        <w:top w:w="100" w:type="dxa"/>
        <w:left w:w="100" w:type="dxa"/>
        <w:bottom w:w="100" w:type="dxa"/>
        <w:right w:w="100" w:type="dxa"/>
      </w:tblCellMar>
    </w:tblPr>
  </w:style>
  <w:style w:type="table" w:customStyle="1" w:styleId="29">
    <w:name w:val="_Style 17"/>
    <w:basedOn w:val="9"/>
    <w:qFormat/>
    <w:uiPriority w:val="0"/>
    <w:tblPr>
      <w:tblCellMar>
        <w:top w:w="100" w:type="dxa"/>
        <w:left w:w="100" w:type="dxa"/>
        <w:bottom w:w="100" w:type="dxa"/>
        <w:right w:w="100" w:type="dxa"/>
      </w:tblCellMar>
    </w:tblPr>
  </w:style>
  <w:style w:type="character" w:customStyle="1" w:styleId="30">
    <w:name w:val="Header Char"/>
    <w:basedOn w:val="8"/>
    <w:link w:val="12"/>
    <w:uiPriority w:val="99"/>
  </w:style>
  <w:style w:type="character" w:customStyle="1" w:styleId="31">
    <w:name w:val="Footer Char"/>
    <w:basedOn w:val="8"/>
    <w:link w:val="11"/>
    <w:uiPriority w:val="99"/>
  </w:style>
  <w:style w:type="character" w:customStyle="1" w:styleId="32">
    <w:name w:val="word"/>
    <w:basedOn w:val="8"/>
    <w:uiPriority w:val="0"/>
  </w:style>
  <w:style w:type="paragraph" w:customStyle="1" w:styleId="33">
    <w:name w:val="TOC Heading"/>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color w:val="2F5597" w:themeColor="accent1" w:themeShade="BF"/>
      <w:sz w:val="32"/>
      <w:szCs w:val="32"/>
      <w:lang w:val="en-US"/>
    </w:rPr>
  </w:style>
  <w:style w:type="paragraph" w:styleId="34">
    <w:name w:val="List Paragraph"/>
    <w:basedOn w:val="1"/>
    <w:qFormat/>
    <w:uiPriority w:val="34"/>
    <w:pPr>
      <w:ind w:left="720"/>
      <w:contextualSpacing/>
    </w:pPr>
  </w:style>
  <w:style w:type="character" w:customStyle="1" w:styleId="35">
    <w:name w:val="x4k7w5x"/>
    <w:basedOn w:val="8"/>
    <w:qFormat/>
    <w:uiPriority w:val="0"/>
  </w:style>
  <w:style w:type="character" w:customStyle="1" w:styleId="36">
    <w:name w:val="Heading 2 Char"/>
    <w:link w:val="3"/>
    <w:qFormat/>
    <w:uiPriority w:val="0"/>
    <w:rPr>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sv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11056</Words>
  <Characters>63024</Characters>
  <Lines>525</Lines>
  <Paragraphs>147</Paragraphs>
  <TotalTime>16</TotalTime>
  <ScaleCrop>false</ScaleCrop>
  <LinksUpToDate>false</LinksUpToDate>
  <CharactersWithSpaces>73933</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2023-06-29T16:17:00Z</dcterms:created>
  <dc:creator>Tutuianu Robert</dc:creator>
  <cp:lastModifiedBy>robert</cp:lastModifiedBy>
  <dcterms:modified xsi:type="dcterms:W3CDTF">2025-06-06T15:39:41Z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