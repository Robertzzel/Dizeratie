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Change w:id="0" w:author="bugs" w:date="2025-06-02T17:12:08Z">
          <w:pPr/>
        </w:pPrChange>
      </w:pPr>
      <w:r>
        <w:rPr>
          <w:rStyle w:val="16"/>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Change w:id="1" w:author="bugs" w:date="2025-06-02T17:12:08Z">
          <w:pPr/>
        </w:pPrChange>
      </w:pPr>
    </w:p>
    <w:p>
      <w:pPr>
        <w:jc w:val="both"/>
        <w:rPr>
          <w:rFonts w:ascii="Times New Roman" w:hAnsi="Times New Roman" w:eastAsia="Times New Roman" w:cs="Times New Roman"/>
          <w:b/>
          <w:sz w:val="46"/>
          <w:szCs w:val="46"/>
        </w:rPr>
        <w:pPrChange w:id="2" w:author="bugs" w:date="2025-06-02T17:12:08Z">
          <w:pPr>
            <w:jc w:val="center"/>
          </w:pPr>
        </w:pPrChange>
      </w:pPr>
    </w:p>
    <w:p>
      <w:pPr>
        <w:jc w:val="both"/>
        <w:rPr>
          <w:rFonts w:ascii="Times New Roman" w:hAnsi="Times New Roman" w:eastAsia="Times New Roman" w:cs="Times New Roman"/>
          <w:b/>
          <w:sz w:val="46"/>
          <w:szCs w:val="46"/>
        </w:rPr>
        <w:pPrChange w:id="3" w:author="bugs" w:date="2025-06-02T17:12:08Z">
          <w:pPr>
            <w:jc w:val="center"/>
          </w:pPr>
        </w:pPrChange>
      </w:pPr>
    </w:p>
    <w:p>
      <w:pPr>
        <w:jc w:val="both"/>
        <w:rPr>
          <w:rFonts w:ascii="Times New Roman" w:hAnsi="Times New Roman" w:eastAsia="Times New Roman" w:cs="Times New Roman"/>
          <w:b/>
          <w:sz w:val="46"/>
          <w:szCs w:val="46"/>
        </w:rPr>
        <w:pPrChange w:id="4" w:author="bugs" w:date="2025-06-02T17:12:08Z">
          <w:pPr>
            <w:jc w:val="center"/>
          </w:pPr>
        </w:pPrChange>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5" w:author="bugs" w:date="2025-06-02T17:12:36Z"/>
          <w:rFonts w:ascii="Times New Roman" w:hAnsi="Times New Roman" w:eastAsia="Times New Roman" w:cs="Times New Roman"/>
          <w:bCs/>
          <w:sz w:val="28"/>
          <w:szCs w:val="28"/>
          <w:lang w:val="en-GB"/>
          <w:rPrChange w:id="6" w:author="robert" w:date="2025-06-02T17:12:55Z">
            <w:rPr>
              <w:ins w:id="7" w:author="bugs" w:date="2025-06-02T17:12:36Z"/>
              <w:rFonts w:ascii="Times New Roman" w:hAnsi="Times New Roman" w:eastAsia="Times New Roman" w:cs="Times New Roman"/>
              <w:bCs/>
              <w:sz w:val="28"/>
              <w:szCs w:val="28"/>
              <w:lang w:val="en-GB"/>
            </w:rPr>
          </w:rPrChange>
        </w:rPr>
      </w:pPr>
      <w:r>
        <w:rPr>
          <w:rFonts w:ascii="Times New Roman" w:hAnsi="Times New Roman" w:eastAsia="Times New Roman" w:cs="Times New Roman"/>
          <w:bCs/>
          <w:sz w:val="28"/>
          <w:szCs w:val="28"/>
        </w:rPr>
        <w:t>Coordonator științific</w:t>
      </w:r>
      <w:ins w:id="8" w:author="bugs" w:date="2025-06-02T17:13:28Z">
        <w:r>
          <w:rPr>
            <w:rFonts w:hint="default" w:ascii="Times New Roman" w:hAnsi="Times New Roman" w:eastAsia="Times New Roman" w:cs="Times New Roman"/>
            <w:bCs/>
            <w:sz w:val="28"/>
            <w:szCs w:val="28"/>
            <w:lang w:val="en-GB"/>
          </w:rPr>
          <w:t>,</w:t>
        </w:r>
      </w:ins>
      <w:ins w:id="9" w:author="bugs" w:date="2025-06-02T17:12:40Z">
        <w:r>
          <w:rPr>
            <w:rFonts w:hint="default" w:ascii="Times New Roman" w:hAnsi="Times New Roman" w:eastAsia="Times New Roman" w:cs="Times New Roman"/>
            <w:bCs/>
            <w:sz w:val="28"/>
            <w:szCs w:val="28"/>
            <w:lang w:val="en-GB"/>
          </w:rPr>
          <w:tab/>
        </w:r>
      </w:ins>
      <w:ins w:id="10" w:author="bugs" w:date="2025-06-02T17:12:40Z">
        <w:r>
          <w:rPr>
            <w:rFonts w:hint="default" w:ascii="Times New Roman" w:hAnsi="Times New Roman" w:eastAsia="Times New Roman" w:cs="Times New Roman"/>
            <w:bCs/>
            <w:sz w:val="28"/>
            <w:szCs w:val="28"/>
            <w:lang w:val="en-GB"/>
          </w:rPr>
          <w:tab/>
        </w:r>
      </w:ins>
      <w:ins w:id="11" w:author="bugs" w:date="2025-06-02T17:12:40Z">
        <w:r>
          <w:rPr>
            <w:rFonts w:hint="default" w:ascii="Times New Roman" w:hAnsi="Times New Roman" w:eastAsia="Times New Roman" w:cs="Times New Roman"/>
            <w:bCs/>
            <w:sz w:val="28"/>
            <w:szCs w:val="28"/>
            <w:lang w:val="en-GB"/>
          </w:rPr>
          <w:tab/>
        </w:r>
      </w:ins>
      <w:ins w:id="12" w:author="bugs" w:date="2025-06-02T17:12:41Z">
        <w:r>
          <w:rPr>
            <w:rFonts w:hint="default" w:ascii="Times New Roman" w:hAnsi="Times New Roman" w:eastAsia="Times New Roman" w:cs="Times New Roman"/>
            <w:bCs/>
            <w:sz w:val="28"/>
            <w:szCs w:val="28"/>
            <w:lang w:val="en-GB"/>
          </w:rPr>
          <w:tab/>
        </w:r>
      </w:ins>
      <w:ins w:id="13" w:author="bugs" w:date="2025-06-02T17:12:41Z">
        <w:r>
          <w:rPr>
            <w:rFonts w:hint="default" w:ascii="Times New Roman" w:hAnsi="Times New Roman" w:eastAsia="Times New Roman" w:cs="Times New Roman"/>
            <w:bCs/>
            <w:sz w:val="28"/>
            <w:szCs w:val="28"/>
            <w:lang w:val="en-GB"/>
          </w:rPr>
          <w:tab/>
        </w:r>
      </w:ins>
      <w:ins w:id="14" w:author="bugs" w:date="2025-06-02T17:12:41Z">
        <w:r>
          <w:rPr>
            <w:rFonts w:hint="default" w:ascii="Times New Roman" w:hAnsi="Times New Roman" w:eastAsia="Times New Roman" w:cs="Times New Roman"/>
            <w:bCs/>
            <w:sz w:val="28"/>
            <w:szCs w:val="28"/>
            <w:lang w:val="en-GB"/>
          </w:rPr>
          <w:tab/>
        </w:r>
      </w:ins>
      <w:ins w:id="15" w:author="bugs" w:date="2025-06-02T17:12:41Z">
        <w:r>
          <w:rPr>
            <w:rFonts w:hint="default" w:ascii="Times New Roman" w:hAnsi="Times New Roman" w:eastAsia="Times New Roman" w:cs="Times New Roman"/>
            <w:bCs/>
            <w:sz w:val="28"/>
            <w:szCs w:val="28"/>
            <w:lang w:val="en-GB"/>
            <w:rPrChange w:id="16" w:author="robert" w:date="2025-06-02T17:12:55Z">
              <w:rPr>
                <w:rFonts w:hint="default" w:ascii="Times New Roman" w:hAnsi="Times New Roman" w:eastAsia="Times New Roman" w:cs="Times New Roman"/>
                <w:bCs/>
                <w:sz w:val="28"/>
                <w:szCs w:val="28"/>
                <w:lang w:val="en-GB"/>
              </w:rPr>
            </w:rPrChange>
          </w:rPr>
          <w:tab/>
        </w:r>
      </w:ins>
      <w:ins w:id="18" w:author="bugs" w:date="2025-06-02T17:12:36Z">
        <w:r>
          <w:rPr>
            <w:rFonts w:ascii="Times New Roman" w:hAnsi="Times New Roman" w:eastAsia="Times New Roman" w:cs="Times New Roman"/>
            <w:bCs/>
            <w:sz w:val="28"/>
            <w:szCs w:val="28"/>
          </w:rPr>
          <w:t>a</w:t>
        </w:r>
        <w:bookmarkStart w:id="0" w:name="_GoBack"/>
        <w:bookmarkEnd w:id="0"/>
        <w:r>
          <w:rPr>
            <w:rFonts w:ascii="Times New Roman" w:hAnsi="Times New Roman" w:eastAsia="Times New Roman" w:cs="Times New Roman"/>
            <w:bCs/>
            <w:sz w:val="28"/>
            <w:szCs w:val="28"/>
          </w:rPr>
          <w:t>bsolvent</w:t>
        </w:r>
      </w:ins>
      <w:ins w:id="19" w:author="bugs" w:date="2025-06-02T17:13:23Z">
        <w:r>
          <w:rPr>
            <w:rFonts w:hint="default" w:ascii="Times New Roman" w:hAnsi="Times New Roman" w:eastAsia="Times New Roman" w:cs="Times New Roman"/>
            <w:bCs/>
            <w:sz w:val="28"/>
            <w:szCs w:val="28"/>
            <w:lang w:val="en-GB"/>
            <w:rPrChange w:id="20" w:author="robert" w:date="2025-06-02T17:12:55Z">
              <w:rPr>
                <w:rFonts w:hint="default" w:ascii="Times New Roman" w:hAnsi="Times New Roman" w:eastAsia="Times New Roman" w:cs="Times New Roman"/>
                <w:bCs/>
                <w:sz w:val="28"/>
                <w:szCs w:val="28"/>
                <w:lang w:val="en-GB"/>
              </w:rPr>
            </w:rPrChange>
          </w:rPr>
          <w:t>,</w:t>
        </w:r>
      </w:ins>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ins w:id="22" w:author="bugs" w:date="2025-06-02T17:12:48Z">
        <w:r>
          <w:rPr>
            <w:rFonts w:hint="default" w:ascii="Times New Roman" w:hAnsi="Times New Roman" w:eastAsia="Times New Roman" w:cs="Times New Roman"/>
            <w:bCs/>
            <w:sz w:val="28"/>
            <w:szCs w:val="28"/>
            <w:lang w:val="en-GB"/>
            <w:rPrChange w:id="23" w:author="robert" w:date="2025-06-02T17:12:55Z">
              <w:rPr>
                <w:rFonts w:hint="default" w:ascii="Times New Roman" w:hAnsi="Times New Roman" w:eastAsia="Times New Roman" w:cs="Times New Roman"/>
                <w:bCs/>
                <w:sz w:val="28"/>
                <w:szCs w:val="28"/>
                <w:lang w:val="en-GB"/>
              </w:rPr>
            </w:rPrChange>
          </w:rPr>
          <w:t xml:space="preserve">    </w:t>
        </w:r>
      </w:ins>
      <w:ins w:id="25" w:author="bugs" w:date="2025-06-02T17:12:49Z">
        <w:r>
          <w:rPr>
            <w:rFonts w:hint="default" w:ascii="Times New Roman" w:hAnsi="Times New Roman" w:eastAsia="Times New Roman" w:cs="Times New Roman"/>
            <w:bCs/>
            <w:sz w:val="28"/>
            <w:szCs w:val="28"/>
            <w:lang w:val="en-GB"/>
            <w:rPrChange w:id="26" w:author="robert" w:date="2025-06-02T17:12:55Z">
              <w:rPr>
                <w:rFonts w:hint="default" w:ascii="Times New Roman" w:hAnsi="Times New Roman" w:eastAsia="Times New Roman" w:cs="Times New Roman"/>
                <w:bCs/>
                <w:sz w:val="28"/>
                <w:szCs w:val="28"/>
                <w:lang w:val="en-GB"/>
              </w:rPr>
            </w:rPrChange>
          </w:rPr>
          <w:t xml:space="preserve"> </w:t>
        </w:r>
      </w:ins>
      <w:ins w:id="28" w:author="bugs" w:date="2025-06-02T17:13:17Z">
        <w:r>
          <w:rPr>
            <w:rFonts w:hint="default" w:ascii="Times New Roman" w:hAnsi="Times New Roman" w:eastAsia="Times New Roman" w:cs="Times New Roman"/>
            <w:bCs/>
            <w:sz w:val="28"/>
            <w:szCs w:val="28"/>
            <w:lang w:val="en-GB"/>
            <w:rPrChange w:id="29" w:author="robert" w:date="2025-06-02T17:12:55Z">
              <w:rPr>
                <w:rFonts w:hint="default" w:ascii="Times New Roman" w:hAnsi="Times New Roman" w:eastAsia="Times New Roman" w:cs="Times New Roman"/>
                <w:bCs/>
                <w:sz w:val="28"/>
                <w:szCs w:val="28"/>
                <w:lang w:val="en-GB"/>
              </w:rPr>
            </w:rPrChange>
          </w:rPr>
          <w:t xml:space="preserve">   </w:t>
        </w:r>
      </w:ins>
      <w:ins w:id="31" w:author="bugs" w:date="2025-06-02T17:13:18Z">
        <w:r>
          <w:rPr>
            <w:rFonts w:hint="default" w:ascii="Times New Roman" w:hAnsi="Times New Roman" w:eastAsia="Times New Roman" w:cs="Times New Roman"/>
            <w:bCs/>
            <w:sz w:val="28"/>
            <w:szCs w:val="28"/>
            <w:lang w:val="en-GB"/>
            <w:rPrChange w:id="32" w:author="robert" w:date="2025-06-02T17:12:55Z">
              <w:rPr>
                <w:rFonts w:hint="default" w:ascii="Times New Roman" w:hAnsi="Times New Roman" w:eastAsia="Times New Roman" w:cs="Times New Roman"/>
                <w:bCs/>
                <w:sz w:val="28"/>
                <w:szCs w:val="28"/>
                <w:lang w:val="en-GB"/>
              </w:rPr>
            </w:rPrChange>
          </w:rPr>
          <w:t xml:space="preserve">      </w:t>
        </w:r>
      </w:ins>
      <w:ins w:id="34" w:author="bugs" w:date="2025-06-02T17:13:19Z">
        <w:r>
          <w:rPr>
            <w:rFonts w:hint="default" w:ascii="Times New Roman" w:hAnsi="Times New Roman" w:eastAsia="Times New Roman" w:cs="Times New Roman"/>
            <w:bCs/>
            <w:sz w:val="28"/>
            <w:szCs w:val="28"/>
            <w:lang w:val="en-GB"/>
            <w:rPrChange w:id="35" w:author="robert" w:date="2025-06-02T17:12:55Z">
              <w:rPr>
                <w:rFonts w:hint="default" w:ascii="Times New Roman" w:hAnsi="Times New Roman" w:eastAsia="Times New Roman" w:cs="Times New Roman"/>
                <w:bCs/>
                <w:sz w:val="28"/>
                <w:szCs w:val="28"/>
                <w:lang w:val="en-GB"/>
              </w:rPr>
            </w:rPrChange>
          </w:rPr>
          <w:t xml:space="preserve">      </w:t>
        </w:r>
      </w:ins>
      <w:ins w:id="37" w:author="bugs" w:date="2025-06-02T17:13:20Z">
        <w:r>
          <w:rPr>
            <w:rFonts w:hint="default" w:ascii="Times New Roman" w:hAnsi="Times New Roman" w:eastAsia="Times New Roman" w:cs="Times New Roman"/>
            <w:bCs/>
            <w:sz w:val="28"/>
            <w:szCs w:val="28"/>
            <w:lang w:val="en-GB"/>
            <w:rPrChange w:id="38" w:author="robert" w:date="2025-06-02T17:12:55Z">
              <w:rPr>
                <w:rFonts w:hint="default" w:ascii="Times New Roman" w:hAnsi="Times New Roman" w:eastAsia="Times New Roman" w:cs="Times New Roman"/>
                <w:bCs/>
                <w:sz w:val="28"/>
                <w:szCs w:val="28"/>
                <w:lang w:val="en-GB"/>
              </w:rPr>
            </w:rPrChange>
          </w:rPr>
          <w:t xml:space="preserve">  </w:t>
        </w:r>
      </w:ins>
      <w:ins w:id="40" w:author="bugs" w:date="2025-06-02T17:12:49Z">
        <w:r>
          <w:rPr>
            <w:rFonts w:hint="default" w:ascii="Times New Roman" w:hAnsi="Times New Roman" w:eastAsia="Times New Roman" w:cs="Times New Roman"/>
            <w:bCs/>
            <w:sz w:val="28"/>
            <w:szCs w:val="28"/>
            <w:lang w:val="en-GB"/>
            <w:rPrChange w:id="41" w:author="robert" w:date="2025-06-02T17:12:55Z">
              <w:rPr>
                <w:rFonts w:hint="default" w:ascii="Times New Roman" w:hAnsi="Times New Roman" w:eastAsia="Times New Roman" w:cs="Times New Roman"/>
                <w:bCs/>
                <w:sz w:val="28"/>
                <w:szCs w:val="28"/>
                <w:lang w:val="en-GB"/>
              </w:rPr>
            </w:rPrChange>
          </w:rPr>
          <w:t xml:space="preserve"> </w:t>
        </w:r>
      </w:ins>
      <w:ins w:id="43" w:author="bugs" w:date="2025-06-02T17:13:01Z">
        <w:r>
          <w:rPr>
            <w:rFonts w:hint="default" w:ascii="Times New Roman" w:hAnsi="Times New Roman" w:eastAsia="Times New Roman" w:cs="Times New Roman"/>
            <w:bCs/>
            <w:sz w:val="28"/>
            <w:szCs w:val="28"/>
            <w:lang w:val="en-GB"/>
            <w:rPrChange w:id="44" w:author="robert" w:date="2025-06-02T17:12:55Z">
              <w:rPr>
                <w:rFonts w:hint="default" w:ascii="Times New Roman" w:hAnsi="Times New Roman" w:eastAsia="Times New Roman" w:cs="Times New Roman"/>
                <w:bCs/>
                <w:sz w:val="28"/>
                <w:szCs w:val="28"/>
                <w:lang w:val="en-GB"/>
              </w:rPr>
            </w:rPrChange>
          </w:rPr>
          <w:t>in</w:t>
        </w:r>
      </w:ins>
      <w:ins w:id="46" w:author="bugs" w:date="2025-06-02T17:13:02Z">
        <w:r>
          <w:rPr>
            <w:rFonts w:hint="default" w:ascii="Times New Roman" w:hAnsi="Times New Roman" w:eastAsia="Times New Roman" w:cs="Times New Roman"/>
            <w:bCs/>
            <w:sz w:val="28"/>
            <w:szCs w:val="28"/>
            <w:lang w:val="en-GB"/>
            <w:rPrChange w:id="47" w:author="robert" w:date="2025-06-02T17:12:55Z">
              <w:rPr>
                <w:rFonts w:hint="default" w:ascii="Times New Roman" w:hAnsi="Times New Roman" w:eastAsia="Times New Roman" w:cs="Times New Roman"/>
                <w:bCs/>
                <w:sz w:val="28"/>
                <w:szCs w:val="28"/>
                <w:lang w:val="en-GB"/>
              </w:rPr>
            </w:rPrChange>
          </w:rPr>
          <w:t>g</w:t>
        </w:r>
      </w:ins>
      <w:ins w:id="49" w:author="bugs" w:date="2025-06-02T17:13:03Z">
        <w:r>
          <w:rPr>
            <w:rFonts w:hint="default" w:ascii="Times New Roman" w:hAnsi="Times New Roman" w:eastAsia="Times New Roman" w:cs="Times New Roman"/>
            <w:bCs/>
            <w:sz w:val="28"/>
            <w:szCs w:val="28"/>
            <w:lang w:val="en-GB"/>
            <w:rPrChange w:id="50" w:author="robert" w:date="2025-06-02T17:12:55Z">
              <w:rPr>
                <w:rFonts w:hint="default" w:ascii="Times New Roman" w:hAnsi="Times New Roman" w:eastAsia="Times New Roman" w:cs="Times New Roman"/>
                <w:bCs/>
                <w:sz w:val="28"/>
                <w:szCs w:val="28"/>
                <w:lang w:val="en-GB"/>
              </w:rPr>
            </w:rPrChange>
          </w:rPr>
          <w:t>.d</w:t>
        </w:r>
      </w:ins>
      <w:ins w:id="52" w:author="bugs" w:date="2025-06-02T17:13:04Z">
        <w:r>
          <w:rPr>
            <w:rFonts w:hint="default" w:ascii="Times New Roman" w:hAnsi="Times New Roman" w:eastAsia="Times New Roman" w:cs="Times New Roman"/>
            <w:bCs/>
            <w:sz w:val="28"/>
            <w:szCs w:val="28"/>
            <w:lang w:val="en-GB"/>
            <w:rPrChange w:id="53" w:author="robert" w:date="2025-06-02T17:12:55Z">
              <w:rPr>
                <w:rFonts w:hint="default" w:ascii="Times New Roman" w:hAnsi="Times New Roman" w:eastAsia="Times New Roman" w:cs="Times New Roman"/>
                <w:bCs/>
                <w:sz w:val="28"/>
                <w:szCs w:val="28"/>
                <w:lang w:val="en-GB"/>
              </w:rPr>
            </w:rPrChange>
          </w:rPr>
          <w:t>ipl</w:t>
        </w:r>
      </w:ins>
      <w:ins w:id="55" w:author="bugs" w:date="2025-06-02T17:13:06Z">
        <w:r>
          <w:rPr>
            <w:rFonts w:hint="default" w:ascii="Times New Roman" w:hAnsi="Times New Roman" w:eastAsia="Times New Roman" w:cs="Times New Roman"/>
            <w:bCs/>
            <w:sz w:val="28"/>
            <w:szCs w:val="28"/>
            <w:lang w:val="en-GB"/>
            <w:rPrChange w:id="56" w:author="robert" w:date="2025-06-02T17:12:55Z">
              <w:rPr>
                <w:rFonts w:hint="default" w:ascii="Times New Roman" w:hAnsi="Times New Roman" w:eastAsia="Times New Roman" w:cs="Times New Roman"/>
                <w:bCs/>
                <w:sz w:val="28"/>
                <w:szCs w:val="28"/>
                <w:lang w:val="en-GB"/>
              </w:rPr>
            </w:rPrChange>
          </w:rPr>
          <w:t xml:space="preserve">. </w:t>
        </w:r>
      </w:ins>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ins w:id="58" w:author="bugs" w:date="2025-06-02T17:13:40Z"/>
          <w:rFonts w:hint="default" w:ascii="Times New Roman" w:hAnsi="Times New Roman" w:cs="Times New Roman"/>
          <w:b/>
          <w:bCs/>
          <w:sz w:val="24"/>
          <w:szCs w:val="24"/>
          <w:lang w:val="en-US"/>
        </w:rPr>
      </w:pPr>
    </w:p>
    <w:p>
      <w:pPr>
        <w:numPr>
          <w:ilvl w:val="0"/>
          <w:numId w:val="0"/>
        </w:numPr>
        <w:ind w:left="200" w:leftChars="0"/>
        <w:jc w:val="both"/>
        <w:rPr>
          <w:ins w:id="59" w:author="bugs" w:date="2025-06-02T17:13:40Z"/>
          <w:rFonts w:hint="default" w:ascii="Times New Roman" w:hAnsi="Times New Roman" w:cs="Times New Roman"/>
          <w:b/>
          <w:bCs/>
          <w:sz w:val="24"/>
          <w:szCs w:val="24"/>
          <w:lang w:val="en-US"/>
        </w:rPr>
      </w:pPr>
    </w:p>
    <w:p>
      <w:pPr>
        <w:numPr>
          <w:ilvl w:val="0"/>
          <w:numId w:val="0"/>
        </w:numPr>
        <w:ind w:left="200" w:leftChars="0"/>
        <w:jc w:val="both"/>
        <w:rPr>
          <w:ins w:id="60" w:author="bugs" w:date="2025-06-02T17:13:40Z"/>
          <w:rFonts w:hint="default" w:ascii="Times New Roman" w:hAnsi="Times New Roman" w:cs="Times New Roman"/>
          <w:b/>
          <w:bCs/>
          <w:sz w:val="24"/>
          <w:szCs w:val="24"/>
          <w:lang w:val="en-US"/>
        </w:rPr>
      </w:pPr>
    </w:p>
    <w:p>
      <w:pPr>
        <w:numPr>
          <w:ilvl w:val="0"/>
          <w:numId w:val="0"/>
        </w:numPr>
        <w:ind w:left="200" w:leftChars="0"/>
        <w:jc w:val="both"/>
        <w:rPr>
          <w:ins w:id="61" w:author="bugs" w:date="2025-06-02T17:13:41Z"/>
          <w:rFonts w:hint="default" w:ascii="Times New Roman" w:hAnsi="Times New Roman" w:cs="Times New Roman"/>
          <w:b/>
          <w:bCs/>
          <w:sz w:val="24"/>
          <w:szCs w:val="24"/>
          <w:lang w:val="en-US"/>
        </w:rPr>
      </w:pPr>
    </w:p>
    <w:p>
      <w:pPr>
        <w:numPr>
          <w:ilvl w:val="0"/>
          <w:numId w:val="0"/>
        </w:numPr>
        <w:ind w:left="200" w:leftChars="0"/>
        <w:jc w:val="both"/>
        <w:rPr>
          <w:ins w:id="62" w:author="bugs" w:date="2025-06-02T17:13:41Z"/>
          <w:rFonts w:hint="default" w:ascii="Times New Roman" w:hAnsi="Times New Roman" w:cs="Times New Roman"/>
          <w:b/>
          <w:bCs/>
          <w:sz w:val="24"/>
          <w:szCs w:val="24"/>
          <w:lang w:val="en-US"/>
        </w:rPr>
      </w:pPr>
    </w:p>
    <w:p>
      <w:pPr>
        <w:numPr>
          <w:ilvl w:val="0"/>
          <w:numId w:val="0"/>
        </w:numPr>
        <w:ind w:left="200" w:leftChars="0"/>
        <w:jc w:val="both"/>
        <w:rPr>
          <w:ins w:id="63" w:author="bugs" w:date="2025-06-02T17:13:41Z"/>
          <w:rFonts w:hint="default" w:ascii="Times New Roman" w:hAnsi="Times New Roman" w:cs="Times New Roman"/>
          <w:b/>
          <w:bCs/>
          <w:sz w:val="24"/>
          <w:szCs w:val="24"/>
          <w:lang w:val="en-US"/>
        </w:rPr>
      </w:pPr>
    </w:p>
    <w:p>
      <w:pPr>
        <w:numPr>
          <w:ilvl w:val="0"/>
          <w:numId w:val="0"/>
        </w:numPr>
        <w:ind w:left="200" w:leftChars="0"/>
        <w:jc w:val="both"/>
        <w:rPr>
          <w:ins w:id="64" w:author="bugs" w:date="2025-06-02T17:13:41Z"/>
          <w:rFonts w:hint="default" w:ascii="Times New Roman" w:hAnsi="Times New Roman" w:cs="Times New Roman"/>
          <w:b/>
          <w:bCs/>
          <w:sz w:val="24"/>
          <w:szCs w:val="24"/>
          <w:lang w:val="en-US"/>
        </w:rPr>
      </w:pPr>
    </w:p>
    <w:p>
      <w:pPr>
        <w:numPr>
          <w:ilvl w:val="0"/>
          <w:numId w:val="0"/>
        </w:numPr>
        <w:ind w:left="200" w:leftChars="0"/>
        <w:jc w:val="both"/>
        <w:rPr>
          <w:ins w:id="65" w:author="bugs" w:date="2025-06-02T17:13:41Z"/>
          <w:rFonts w:hint="default" w:ascii="Times New Roman" w:hAnsi="Times New Roman" w:cs="Times New Roman"/>
          <w:b/>
          <w:bCs/>
          <w:sz w:val="24"/>
          <w:szCs w:val="24"/>
          <w:lang w:val="en-US"/>
        </w:rPr>
      </w:pPr>
    </w:p>
    <w:p>
      <w:pPr>
        <w:numPr>
          <w:ilvl w:val="0"/>
          <w:numId w:val="0"/>
        </w:numPr>
        <w:ind w:left="200" w:leftChars="0"/>
        <w:jc w:val="both"/>
        <w:rPr>
          <w:ins w:id="66" w:author="bugs" w:date="2025-06-02T17:13:42Z"/>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1"/>
        </w:numPr>
        <w:ind w:left="200" w:leftChars="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jc w:val="both"/>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ins w:id="67" w:author="bugs" w:date="2025-06-02T17:13:57Z">
        <w:r>
          <w:rPr>
            <w:rFonts w:hint="default" w:cs="Times New Roman"/>
            <w:lang w:val="en-GB"/>
          </w:rPr>
          <w:t>ș</w:t>
        </w:r>
      </w:ins>
      <w:r>
        <w:rPr>
          <w:rFonts w:hint="default" w:ascii="Times New Roman" w:hAnsi="Times New Roman" w:cs="Times New Roman"/>
          <w:lang w:val="en-US"/>
        </w:rPr>
        <w:t>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3"/>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jc w:val="both"/>
        <w:rPr>
          <w:rFonts w:hint="default"/>
          <w:lang w:val="en-GB"/>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ins w:id="68" w:author="bugs" w:date="2025-06-02T17:14:13Z">
        <w:r>
          <w:rPr>
            <w:rFonts w:hint="default" w:cs="Times New Roman"/>
            <w:lang w:val="en-GB" w:eastAsia="zh-CN"/>
          </w:rPr>
          <w:t>.</w:t>
        </w:r>
      </w:ins>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ins w:id="69" w:author="bugs" w:date="2025-06-02T17:14:20Z">
        <w:r>
          <w:rPr>
            <w:rFonts w:hint="default" w:cs="Times New Roman"/>
            <w:lang w:val="en-GB" w:eastAsia="zh-CN"/>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70" w:author="bugs" w:date="2025-06-02T17:14:29Z">
        <w:r>
          <w:rPr>
            <w:rFonts w:hint="default" w:cs="Times New Roman"/>
            <w:lang w:val="en-GB"/>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ins w:id="71" w:author="robert" w:date="2025-06-02T17:10:22Z"/>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jc w:val="both"/>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14"/>
        <w:keepNext w:val="0"/>
        <w:keepLines w:val="0"/>
        <w:widowControl/>
        <w:suppressLineNumbers w:val="0"/>
        <w:jc w:val="both"/>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14"/>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14"/>
        <w:keepNext w:val="0"/>
        <w:keepLines w:val="0"/>
        <w:widowControl/>
        <w:numPr>
          <w:ilvl w:val="0"/>
          <w:numId w:val="0"/>
        </w:numPr>
        <w:suppressLineNumbers w:val="0"/>
        <w:ind w:leftChars="0" w:right="0" w:rightChars="0"/>
        <w:jc w:val="center"/>
        <w:rPr>
          <w:rFonts w:hint="default"/>
          <w:lang w:val="en-US" w:eastAsia="zh-CN"/>
        </w:rP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Change w:id="72" w:author="robert" w:date="2025-06-02T17:10:42Z">
          <w:pPr>
            <w:pStyle w:val="14"/>
            <w:keepNext w:val="0"/>
            <w:keepLines w:val="0"/>
            <w:widowControl/>
            <w:suppressLineNumbers w:val="0"/>
            <w:ind w:left="0" w:leftChars="0" w:firstLine="720" w:firstLineChars="0"/>
          </w:pPr>
        </w:pPrChange>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3"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74"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75"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6"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jc w:val="both"/>
        <w:rPr>
          <w:rFonts w:hint="default" w:cs="Times New Roman"/>
          <w:b/>
          <w:bCs/>
          <w:kern w:val="0"/>
          <w:sz w:val="24"/>
          <w:szCs w:val="24"/>
          <w:lang w:val="en-US" w:eastAsia="zh-CN" w:bidi="ar"/>
        </w:rPr>
        <w:pPrChange w:id="77" w:author="bugs" w:date="2025-06-02T17:12:08Z">
          <w:pPr>
            <w:pStyle w:val="14"/>
            <w:keepNext w:val="0"/>
            <w:keepLines w:val="0"/>
            <w:widowControl/>
            <w:suppressLineNumbers w:val="0"/>
          </w:pPr>
        </w:pPrChange>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jc w:val="both"/>
        <w:pPrChange w:id="78" w:author="bugs" w:date="2025-06-02T17:12:08Z">
          <w:pPr>
            <w:pStyle w:val="14"/>
            <w:keepNext w:val="0"/>
            <w:keepLines w:val="0"/>
            <w:widowControl/>
            <w:suppressLineNumbers w:val="0"/>
            <w:ind w:firstLine="720" w:firstLineChars="0"/>
          </w:pPr>
        </w:pPrChange>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79"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jc w:val="both"/>
        <w:pPrChange w:id="80" w:author="bugs" w:date="2025-06-02T17:12:08Z">
          <w:pPr>
            <w:pStyle w:val="14"/>
            <w:keepNext w:val="0"/>
            <w:keepLines w:val="0"/>
            <w:widowControl/>
            <w:suppressLineNumbers w:val="0"/>
            <w:ind w:firstLine="720" w:firstLineChars="0"/>
          </w:pPr>
        </w:pPrChange>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jc w:val="both"/>
        <w:pPrChange w:id="81" w:author="bugs" w:date="2025-06-02T17:12:08Z">
          <w:pPr>
            <w:pStyle w:val="14"/>
            <w:keepNext w:val="0"/>
            <w:keepLines w:val="0"/>
            <w:widowControl/>
            <w:suppressLineNumbers w:val="0"/>
          </w:pPr>
        </w:pPrChange>
      </w:pPr>
      <w:r>
        <w:t>Pentru fiecare beacon generat, sunt completate următoarele câmpuri în pachetul beacon:</w:t>
      </w:r>
    </w:p>
    <w:p>
      <w:pPr>
        <w:pStyle w:val="14"/>
        <w:keepNext w:val="0"/>
        <w:keepLines w:val="0"/>
        <w:widowControl/>
        <w:suppressLineNumbers w:val="0"/>
        <w:ind w:left="720"/>
        <w:jc w:val="both"/>
        <w:pPrChange w:id="82" w:author="bugs" w:date="2025-06-02T17:12:08Z">
          <w:pPr>
            <w:pStyle w:val="14"/>
            <w:keepNext w:val="0"/>
            <w:keepLines w:val="0"/>
            <w:widowControl/>
            <w:suppressLineNumbers w:val="0"/>
            <w:ind w:left="720"/>
          </w:pPr>
        </w:pPrChange>
      </w:pPr>
      <w:r>
        <w:rPr>
          <w:rStyle w:val="15"/>
        </w:rPr>
        <w:t>Frame Control (0x80, 0x00)</w:t>
      </w:r>
      <w:r>
        <w:t>: indică faptul că este un management frame de tip beacon.</w:t>
      </w:r>
    </w:p>
    <w:p>
      <w:pPr>
        <w:pStyle w:val="14"/>
        <w:keepNext w:val="0"/>
        <w:keepLines w:val="0"/>
        <w:widowControl/>
        <w:suppressLineNumbers w:val="0"/>
        <w:ind w:left="720"/>
        <w:jc w:val="both"/>
        <w:pPrChange w:id="83" w:author="bugs" w:date="2025-06-02T17:12:08Z">
          <w:pPr>
            <w:pStyle w:val="14"/>
            <w:keepNext w:val="0"/>
            <w:keepLines w:val="0"/>
            <w:widowControl/>
            <w:suppressLineNumbers w:val="0"/>
            <w:ind w:left="720"/>
          </w:pPr>
        </w:pPrChange>
      </w:pPr>
      <w:r>
        <w:rPr>
          <w:rStyle w:val="15"/>
        </w:rPr>
        <w:t>Duration (0x00, 0x00)</w:t>
      </w:r>
      <w:r>
        <w:t>: câmp standard, fără importanță majoră pentru acest atac.</w:t>
      </w:r>
    </w:p>
    <w:p>
      <w:pPr>
        <w:pStyle w:val="14"/>
        <w:keepNext w:val="0"/>
        <w:keepLines w:val="0"/>
        <w:widowControl/>
        <w:suppressLineNumbers w:val="0"/>
        <w:ind w:left="720"/>
        <w:jc w:val="both"/>
        <w:pPrChange w:id="84" w:author="bugs" w:date="2025-06-02T17:12:08Z">
          <w:pPr>
            <w:pStyle w:val="14"/>
            <w:keepNext w:val="0"/>
            <w:keepLines w:val="0"/>
            <w:widowControl/>
            <w:suppressLineNumbers w:val="0"/>
            <w:ind w:left="720"/>
          </w:pPr>
        </w:pPrChange>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jc w:val="both"/>
        <w:pPrChange w:id="85" w:author="bugs" w:date="2025-06-02T17:12:08Z">
          <w:pPr>
            <w:pStyle w:val="14"/>
            <w:keepNext w:val="0"/>
            <w:keepLines w:val="0"/>
            <w:widowControl/>
            <w:suppressLineNumbers w:val="0"/>
            <w:ind w:left="720"/>
          </w:pPr>
        </w:pPrChange>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jc w:val="both"/>
        <w:pPrChange w:id="86" w:author="bugs" w:date="2025-06-02T17:12:08Z">
          <w:pPr>
            <w:pStyle w:val="14"/>
            <w:keepNext w:val="0"/>
            <w:keepLines w:val="0"/>
            <w:widowControl/>
            <w:suppressLineNumbers w:val="0"/>
            <w:ind w:left="720"/>
          </w:pPr>
        </w:pPrChange>
      </w:pPr>
      <w:r>
        <w:rPr>
          <w:rStyle w:val="15"/>
        </w:rPr>
        <w:t>Sequence/Fragment number</w:t>
      </w:r>
      <w:r>
        <w:t>: incrementat pentru fiecare SSID, permițând identificarea de cadre unice.</w:t>
      </w:r>
    </w:p>
    <w:p>
      <w:pPr>
        <w:pStyle w:val="14"/>
        <w:keepNext w:val="0"/>
        <w:keepLines w:val="0"/>
        <w:widowControl/>
        <w:suppressLineNumbers w:val="0"/>
        <w:ind w:left="720"/>
        <w:jc w:val="both"/>
        <w:pPrChange w:id="87" w:author="bugs" w:date="2025-06-02T17:12:08Z">
          <w:pPr>
            <w:pStyle w:val="14"/>
            <w:keepNext w:val="0"/>
            <w:keepLines w:val="0"/>
            <w:widowControl/>
            <w:suppressLineNumbers w:val="0"/>
            <w:ind w:left="720"/>
          </w:pPr>
        </w:pPrChange>
      </w:pPr>
      <w:r>
        <w:rPr>
          <w:rStyle w:val="15"/>
        </w:rPr>
        <w:t>Timestamp</w:t>
      </w:r>
      <w:r>
        <w:t>: lăsat 0, va fi suprascris de hardware.</w:t>
      </w:r>
    </w:p>
    <w:p>
      <w:pPr>
        <w:pStyle w:val="14"/>
        <w:keepNext w:val="0"/>
        <w:keepLines w:val="0"/>
        <w:widowControl/>
        <w:suppressLineNumbers w:val="0"/>
        <w:ind w:left="720"/>
        <w:jc w:val="both"/>
        <w:pPrChange w:id="88" w:author="bugs" w:date="2025-06-02T17:12:08Z">
          <w:pPr>
            <w:pStyle w:val="14"/>
            <w:keepNext w:val="0"/>
            <w:keepLines w:val="0"/>
            <w:widowControl/>
            <w:suppressLineNumbers w:val="0"/>
            <w:ind w:left="720"/>
          </w:pPr>
        </w:pPrChange>
      </w:pPr>
      <w:r>
        <w:rPr>
          <w:rStyle w:val="15"/>
        </w:rPr>
        <w:t>Beacon interval</w:t>
      </w:r>
      <w:r>
        <w:t>: 0x0064 (100ms standard).</w:t>
      </w:r>
    </w:p>
    <w:p>
      <w:pPr>
        <w:pStyle w:val="14"/>
        <w:keepNext w:val="0"/>
        <w:keepLines w:val="0"/>
        <w:widowControl/>
        <w:suppressLineNumbers w:val="0"/>
        <w:ind w:left="720"/>
        <w:jc w:val="both"/>
        <w:pPrChange w:id="89" w:author="bugs" w:date="2025-06-02T17:12:08Z">
          <w:pPr>
            <w:pStyle w:val="14"/>
            <w:keepNext w:val="0"/>
            <w:keepLines w:val="0"/>
            <w:widowControl/>
            <w:suppressLineNumbers w:val="0"/>
            <w:ind w:left="720"/>
          </w:pPr>
        </w:pPrChange>
      </w:pPr>
      <w:r>
        <w:rPr>
          <w:rStyle w:val="15"/>
        </w:rPr>
        <w:t>Capability info</w:t>
      </w:r>
      <w:r>
        <w:t>: 0x0431 - stabilește capabilitățile AP-ului fals (suport standard).</w:t>
      </w:r>
    </w:p>
    <w:p>
      <w:pPr>
        <w:pStyle w:val="14"/>
        <w:keepNext w:val="0"/>
        <w:keepLines w:val="0"/>
        <w:widowControl/>
        <w:suppressLineNumbers w:val="0"/>
        <w:ind w:left="720"/>
        <w:jc w:val="both"/>
        <w:pPrChange w:id="90" w:author="bugs" w:date="2025-06-02T17:12:08Z">
          <w:pPr>
            <w:pStyle w:val="14"/>
            <w:keepNext w:val="0"/>
            <w:keepLines w:val="0"/>
            <w:widowControl/>
            <w:suppressLineNumbers w:val="0"/>
            <w:ind w:left="720"/>
          </w:pPr>
        </w:pPrChange>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jc w:val="both"/>
        <w:pPrChange w:id="91" w:author="bugs" w:date="2025-06-02T17:12:08Z">
          <w:pPr>
            <w:pStyle w:val="14"/>
            <w:keepNext w:val="0"/>
            <w:keepLines w:val="0"/>
            <w:widowControl/>
            <w:suppressLineNumbers w:val="0"/>
            <w:ind w:left="720"/>
          </w:pPr>
        </w:pPrChange>
      </w:pPr>
      <w:r>
        <w:rPr>
          <w:rStyle w:val="15"/>
        </w:rPr>
        <w:t>Supported rates</w:t>
      </w:r>
      <w:r>
        <w:t>: câmp fix care indică ratele de transmisie suportate (ex: 1 Mbps până la 36 Mbps).</w:t>
      </w:r>
    </w:p>
    <w:p>
      <w:pPr>
        <w:pStyle w:val="14"/>
        <w:keepNext w:val="0"/>
        <w:keepLines w:val="0"/>
        <w:widowControl/>
        <w:suppressLineNumbers w:val="0"/>
        <w:ind w:left="720"/>
        <w:jc w:val="both"/>
        <w:pPrChange w:id="92" w:author="bugs" w:date="2025-06-02T17:12:08Z">
          <w:pPr>
            <w:pStyle w:val="14"/>
            <w:keepNext w:val="0"/>
            <w:keepLines w:val="0"/>
            <w:widowControl/>
            <w:suppressLineNumbers w:val="0"/>
            <w:ind w:left="720"/>
          </w:pPr>
        </w:pPrChange>
      </w:pPr>
      <w:r>
        <w:rPr>
          <w:rStyle w:val="15"/>
        </w:rPr>
        <w:t>DS Parameter set</w:t>
      </w:r>
      <w:r>
        <w:t>: indică canalul curent de transmisie (canalul 1 în implementare standard).</w:t>
      </w:r>
    </w:p>
    <w:p>
      <w:pPr>
        <w:pStyle w:val="14"/>
        <w:keepNext w:val="0"/>
        <w:keepLines w:val="0"/>
        <w:widowControl/>
        <w:suppressLineNumbers w:val="0"/>
        <w:ind w:left="720"/>
        <w:jc w:val="both"/>
        <w:pPrChange w:id="93" w:author="bugs" w:date="2025-06-02T17:12:08Z">
          <w:pPr>
            <w:pStyle w:val="14"/>
            <w:keepNext w:val="0"/>
            <w:keepLines w:val="0"/>
            <w:widowControl/>
            <w:suppressLineNumbers w:val="0"/>
            <w:ind w:left="720"/>
          </w:pPr>
        </w:pPrChange>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both"/>
        <w:rPr>
          <w:rFonts w:hint="default"/>
          <w:lang w:val="en-US"/>
        </w:rPr>
        <w:pPrChange w:id="94" w:author="bugs" w:date="2025-06-02T17:12:08Z">
          <w:pPr>
            <w:pStyle w:val="14"/>
            <w:keepNext w:val="0"/>
            <w:keepLines w:val="0"/>
            <w:widowControl/>
            <w:suppressLineNumbers w:val="0"/>
            <w:ind w:left="0" w:leftChars="0"/>
            <w:jc w:val="center"/>
          </w:pPr>
        </w:pPrChange>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95"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jc w:val="both"/>
        <w:pPrChange w:id="96" w:author="bugs" w:date="2025-06-02T17:12:08Z">
          <w:pPr>
            <w:pStyle w:val="14"/>
            <w:keepNext w:val="0"/>
            <w:keepLines w:val="0"/>
            <w:widowControl/>
            <w:suppressLineNumbers w:val="0"/>
          </w:pPr>
        </w:pPrChange>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jc w:val="both"/>
        <w:rPr>
          <w:b/>
          <w:bCs/>
        </w:rPr>
        <w:pPrChange w:id="97" w:author="bugs" w:date="2025-06-02T17:12:08Z">
          <w:pPr>
            <w:pStyle w:val="14"/>
            <w:keepNext w:val="0"/>
            <w:keepLines w:val="0"/>
            <w:widowControl/>
            <w:suppressLineNumbers w:val="0"/>
          </w:pPr>
        </w:pPrChange>
      </w:pPr>
      <w:r>
        <w:rPr>
          <w:b/>
          <w:bCs/>
        </w:rPr>
        <w:t>Impactul asupra rețelelor și clienților</w:t>
      </w:r>
    </w:p>
    <w:p>
      <w:pPr>
        <w:pStyle w:val="14"/>
        <w:keepNext w:val="0"/>
        <w:keepLines w:val="0"/>
        <w:widowControl/>
        <w:suppressLineNumbers w:val="0"/>
        <w:jc w:val="both"/>
        <w:pPrChange w:id="98" w:author="bugs" w:date="2025-06-02T17:12:08Z">
          <w:pPr>
            <w:pStyle w:val="14"/>
            <w:keepNext w:val="0"/>
            <w:keepLines w:val="0"/>
            <w:widowControl/>
            <w:suppressLineNumbers w:val="0"/>
          </w:pPr>
        </w:pPrChange>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Change w:id="99" w:author="bugs" w:date="2025-06-02T17:12:08Z">
          <w:pPr>
            <w:pStyle w:val="14"/>
            <w:keepNext w:val="0"/>
            <w:keepLines w:val="0"/>
            <w:widowControl/>
            <w:suppressLineNumbers w:val="0"/>
            <w:ind w:firstLine="720" w:firstLineChars="0"/>
          </w:pPr>
        </w:pPrChange>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jc w:val="both"/>
        <w:rPr>
          <w:rFonts w:ascii="Times New Roman" w:hAnsi="Times New Roman" w:eastAsia="SimSun" w:cs="Times New Roman"/>
          <w:kern w:val="0"/>
          <w:sz w:val="24"/>
          <w:szCs w:val="24"/>
          <w:lang w:val="en-US" w:eastAsia="zh-CN" w:bidi="ar"/>
        </w:rPr>
        <w:pPrChange w:id="100" w:author="bugs" w:date="2025-06-02T17:12:08Z">
          <w:pPr>
            <w:pStyle w:val="4"/>
            <w:keepNext w:val="0"/>
            <w:keepLines w:val="0"/>
            <w:widowControl/>
            <w:suppressLineNumbers w:val="0"/>
          </w:pPr>
        </w:pPrChange>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jc w:val="both"/>
        <w:rPr>
          <w:rFonts w:ascii="Times New Roman" w:hAnsi="Times New Roman" w:eastAsia="SimSun" w:cs="Times New Roman"/>
          <w:kern w:val="0"/>
          <w:sz w:val="24"/>
          <w:szCs w:val="24"/>
          <w:lang w:val="en-US" w:eastAsia="zh-CN" w:bidi="ar"/>
        </w:rPr>
        <w:pPrChange w:id="101" w:author="bugs" w:date="2025-06-02T17:12:08Z">
          <w:pPr>
            <w:pStyle w:val="14"/>
            <w:keepNext w:val="0"/>
            <w:keepLines w:val="0"/>
            <w:widowControl/>
            <w:suppressLineNumbers w:val="0"/>
          </w:pPr>
        </w:pPrChange>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jc w:val="both"/>
        <w:rPr>
          <w:rFonts w:ascii="Times New Roman" w:hAnsi="Times New Roman" w:eastAsia="SimSun" w:cs="Times New Roman"/>
          <w:kern w:val="0"/>
          <w:sz w:val="24"/>
          <w:szCs w:val="24"/>
          <w:lang w:val="en-US" w:eastAsia="zh-CN" w:bidi="ar"/>
        </w:rPr>
        <w:pPrChange w:id="102" w:author="bugs" w:date="2025-06-02T17:12:08Z">
          <w:pPr>
            <w:pStyle w:val="14"/>
            <w:keepNext w:val="0"/>
            <w:keepLines w:val="0"/>
            <w:widowControl/>
            <w:suppressLineNumbers w:val="0"/>
            <w:ind w:left="720"/>
          </w:pPr>
        </w:pPrChange>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Change w:id="103" w:author="bugs" w:date="2025-06-02T17:12:08Z">
          <w:pPr>
            <w:pStyle w:val="14"/>
            <w:keepNext w:val="0"/>
            <w:keepLines w:val="0"/>
            <w:widowControl/>
            <w:suppressLineNumbers w:val="0"/>
            <w:ind w:left="72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104"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5"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6"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107"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8"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109" w:author="bugs" w:date="2025-06-02T17:12:08Z">
          <w:pPr>
            <w:pStyle w:val="14"/>
            <w:keepNext w:val="0"/>
            <w:keepLines w:val="0"/>
            <w:widowControl/>
            <w:suppressLineNumbers w:val="0"/>
            <w:ind w:left="0" w:leftChars="0"/>
          </w:pPr>
        </w:pPrChange>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10" w:author="bugs" w:date="2025-06-02T17:12:08Z">
          <w:pPr>
            <w:pStyle w:val="14"/>
            <w:keepNext w:val="0"/>
            <w:keepLines w:val="0"/>
            <w:widowControl/>
            <w:suppressLineNumbers w:val="0"/>
            <w:ind w:left="0" w:leftChars="0" w:firstLine="720" w:firstLineChars="0"/>
          </w:pPr>
        </w:pPrChange>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11"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jc w:val="both"/>
        <w:rPr>
          <w:rFonts w:hint="default" w:cs="Times New Roman"/>
          <w:b/>
          <w:bCs/>
          <w:kern w:val="0"/>
          <w:sz w:val="24"/>
          <w:szCs w:val="24"/>
          <w:lang w:val="en-US" w:eastAsia="zh-CN" w:bidi="ar"/>
        </w:rPr>
        <w:pPrChange w:id="112"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jc w:val="both"/>
        <w:pPrChange w:id="113" w:author="bugs" w:date="2025-06-02T17:12:08Z">
          <w:pPr>
            <w:pStyle w:val="14"/>
            <w:keepNext w:val="0"/>
            <w:keepLines w:val="0"/>
            <w:widowControl/>
            <w:suppressLineNumbers w:val="0"/>
            <w:ind w:firstLine="720" w:firstLineChars="0"/>
          </w:pPr>
        </w:pPrChange>
      </w:pPr>
      <w:r>
        <w:t>În cadrul proiectului atacul este structurat pe mai multe faze distincte, reflectând o abordare sistematică ce imită comportamentul natural al rețelelor Wi-Fi.</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14"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15"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16" w:author="bugs" w:date="2025-06-02T17:12:08Z">
          <w:pPr>
            <w:pStyle w:val="14"/>
            <w:keepNext w:val="0"/>
            <w:keepLines w:val="0"/>
            <w:widowControl/>
            <w:suppressLineNumbers w:val="0"/>
            <w:ind w:firstLine="720" w:firstLineChars="0"/>
          </w:pPr>
        </w:pPrChange>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17" w:author="bugs" w:date="2025-06-02T17:12:08Z">
          <w:pPr>
            <w:pStyle w:val="14"/>
            <w:keepNext w:val="0"/>
            <w:keepLines w:val="0"/>
            <w:widowControl/>
            <w:suppressLineNumbers w:val="0"/>
          </w:pPr>
        </w:pPrChange>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18"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19"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20" w:author="bugs" w:date="2025-06-02T17:12:08Z">
          <w:pPr>
            <w:pStyle w:val="14"/>
            <w:keepNext w:val="0"/>
            <w:keepLines w:val="0"/>
            <w:widowControl/>
            <w:numPr>
              <w:ilvl w:val="0"/>
              <w:numId w:val="4"/>
            </w:numPr>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21" w:author="bugs" w:date="2025-06-02T17:12:08Z">
          <w:pPr>
            <w:pStyle w:val="14"/>
            <w:keepNext w:val="0"/>
            <w:keepLines w:val="0"/>
            <w:widowControl/>
            <w:numPr>
              <w:ilvl w:val="0"/>
              <w:numId w:val="4"/>
            </w:numPr>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22" w:author="bugs" w:date="2025-06-02T17:12:08Z">
          <w:pPr>
            <w:pStyle w:val="1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23"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Change w:id="124" w:author="bugs" w:date="2025-06-02T17:12:08Z">
          <w:pPr>
            <w:pStyle w:val="14"/>
            <w:keepNext w:val="0"/>
            <w:keepLines w:val="0"/>
            <w:widowControl/>
            <w:suppressLineNumbers w:val="0"/>
            <w:ind w:firstLine="0" w:firstLineChars="0"/>
          </w:pPr>
        </w:pPrChange>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jc w:val="both"/>
        <w:pPrChange w:id="125"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jc w:val="both"/>
        <w:pPrChange w:id="126" w:author="bugs" w:date="2025-06-02T17:12:08Z">
          <w:pPr>
            <w:pStyle w:val="14"/>
            <w:keepNext w:val="0"/>
            <w:keepLines w:val="0"/>
            <w:widowControl/>
            <w:suppressLineNumbers w:val="0"/>
          </w:pPr>
        </w:pPrChange>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jc w:val="both"/>
        <w:rPr>
          <w:rFonts w:hint="default"/>
          <w:lang w:val="en-US" w:eastAsia="zh-CN"/>
        </w:rPr>
        <w:pPrChange w:id="127" w:author="bugs" w:date="2025-06-02T17:12:08Z">
          <w:pPr>
            <w:pStyle w:val="14"/>
            <w:keepNext w:val="0"/>
            <w:keepLines w:val="0"/>
            <w:widowControl/>
            <w:suppressLineNumbers w:val="0"/>
          </w:pPr>
        </w:pPrChange>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28"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29"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0" w:author="bugs" w:date="2025-06-02T17:12:08Z">
          <w:pPr>
            <w:pStyle w:val="14"/>
            <w:keepNext w:val="0"/>
            <w:keepLines w:val="0"/>
            <w:widowControl/>
            <w:suppressLineNumbers w:val="0"/>
          </w:pPr>
        </w:pPrChange>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1" w:author="bugs" w:date="2025-06-02T17:12:08Z">
          <w:pPr>
            <w:pStyle w:val="14"/>
            <w:keepNext w:val="0"/>
            <w:keepLines w:val="0"/>
            <w:widowControl/>
            <w:suppressLineNumbers w:val="0"/>
          </w:pPr>
        </w:pPrChange>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2" w:author="bugs" w:date="2025-06-02T17:12:08Z">
          <w:pPr>
            <w:pStyle w:val="14"/>
            <w:keepNext w:val="0"/>
            <w:keepLines w:val="0"/>
            <w:widowControl/>
            <w:suppressLineNumbers w:val="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133"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34"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35" w:author="bugs" w:date="2025-06-02T17:12:08Z">
          <w:pPr>
            <w:pStyle w:val="14"/>
            <w:keepNext w:val="0"/>
            <w:keepLines w:val="0"/>
            <w:widowControl/>
            <w:suppressLineNumbers w:val="0"/>
            <w:ind w:left="0" w:leftChars="0" w:firstLine="720" w:firstLineChars="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136"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37"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138" w:author="bugs" w:date="2025-06-02T17:12:08Z">
          <w:pPr>
            <w:pStyle w:val="14"/>
            <w:keepNext w:val="0"/>
            <w:keepLines w:val="0"/>
            <w:widowControl/>
            <w:suppressLineNumbers w:val="0"/>
            <w:ind w:left="0" w:leftChars="0"/>
          </w:pPr>
        </w:pPrChange>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39"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40"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jc w:val="center"/>
        <w:rPr>
          <w:rFonts w:hint="default" w:ascii="Times New Roman" w:hAnsi="Times New Roman" w:eastAsia="SimSun" w:cs="Times New Roman"/>
          <w:b w:val="0"/>
          <w:bCs w:val="0"/>
          <w:kern w:val="0"/>
          <w:sz w:val="24"/>
          <w:szCs w:val="24"/>
          <w:lang w:val="en-US" w:eastAsia="zh-CN" w:bidi="ar"/>
        </w:rPr>
        <w:pPrChange w:id="141" w:author="bugs" w:date="2025-06-02T17:15:58Z">
          <w:pPr>
            <w:pStyle w:val="14"/>
            <w:keepNext w:val="0"/>
            <w:keepLines w:val="0"/>
            <w:widowControl/>
            <w:suppressLineNumbers w:val="0"/>
            <w:ind w:left="0" w:leftChars="0" w:firstLine="720" w:firstLineChars="0"/>
          </w:pPr>
        </w:pPrChange>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42"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both"/>
        <w:rPr>
          <w:rFonts w:hint="default" w:ascii="Times New Roman" w:hAnsi="Times New Roman" w:eastAsia="SimSun" w:cs="Times New Roman"/>
          <w:b w:val="0"/>
          <w:bCs w:val="0"/>
          <w:kern w:val="0"/>
          <w:sz w:val="24"/>
          <w:szCs w:val="24"/>
          <w:lang w:val="en-US" w:eastAsia="zh-CN" w:bidi="ar"/>
        </w:rPr>
        <w:pPrChange w:id="143" w:author="bugs" w:date="2025-06-02T17:12:08Z">
          <w:pPr>
            <w:pStyle w:val="14"/>
            <w:keepNext w:val="0"/>
            <w:keepLines w:val="0"/>
            <w:widowControl/>
            <w:suppressLineNumbers w:val="0"/>
            <w:ind w:left="0" w:leftChars="0" w:firstLine="0" w:firstLineChars="0"/>
            <w:jc w:val="center"/>
          </w:pPr>
        </w:pPrChange>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44" w:author="bugs" w:date="2025-06-02T17:12:08Z">
          <w:pPr>
            <w:pStyle w:val="14"/>
            <w:keepNext w:val="0"/>
            <w:keepLines w:val="0"/>
            <w:widowControl/>
            <w:suppressLineNumbers w:val="0"/>
            <w:ind w:left="0" w:leftChars="0" w:firstLine="720" w:firstLineChars="0"/>
            <w:jc w:val="left"/>
          </w:pPr>
        </w:pPrChange>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jc w:val="both"/>
        <w:pPrChange w:id="145"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pPrChange w:id="146"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pPrChange w:id="147"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148"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49"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50"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51"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52"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53"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jc w:val="both"/>
        <w:pPrChange w:id="154" w:author="bugs" w:date="2025-06-02T17:12:08Z">
          <w:pPr>
            <w:pStyle w:val="14"/>
            <w:keepNext w:val="0"/>
            <w:keepLines w:val="0"/>
            <w:widowControl/>
            <w:suppressLineNumbers w:val="0"/>
            <w:ind w:firstLine="720" w:firstLineChars="0"/>
          </w:pPr>
        </w:pPrChange>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55"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jc w:val="both"/>
        <w:pPrChange w:id="156" w:author="bugs" w:date="2025-06-02T17:12:08Z">
          <w:pPr>
            <w:pStyle w:val="14"/>
            <w:keepNext w:val="0"/>
            <w:keepLines w:val="0"/>
            <w:widowControl/>
            <w:suppressLineNumbers w:val="0"/>
          </w:pPr>
        </w:pPrChange>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57"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jc w:val="both"/>
        <w:pPrChange w:id="158" w:author="bugs" w:date="2025-06-02T17:12:08Z">
          <w:pPr>
            <w:pStyle w:val="14"/>
            <w:keepNext w:val="0"/>
            <w:keepLines w:val="0"/>
            <w:widowControl/>
            <w:suppressLineNumbers w:val="0"/>
            <w:ind w:firstLine="720" w:firstLineChars="0"/>
          </w:pPr>
        </w:pPrChange>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59"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jc w:val="both"/>
        <w:pPrChange w:id="160" w:author="bugs" w:date="2025-06-02T17:12:08Z">
          <w:pPr>
            <w:pStyle w:val="14"/>
            <w:keepNext w:val="0"/>
            <w:keepLines w:val="0"/>
            <w:widowControl/>
            <w:suppressLineNumbers w:val="0"/>
            <w:ind w:firstLine="720" w:firstLineChars="0"/>
          </w:pPr>
        </w:pPrChange>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jc w:val="both"/>
        <w:pPrChange w:id="161" w:author="bugs" w:date="2025-06-02T17:12:08Z">
          <w:pPr>
            <w:pStyle w:val="14"/>
            <w:keepNext w:val="0"/>
            <w:keepLines w:val="0"/>
            <w:widowControl/>
            <w:suppressLineNumbers w:val="0"/>
            <w:ind w:firstLine="720" w:firstLineChars="0"/>
          </w:pPr>
        </w:pPrChange>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jc w:val="both"/>
        <w:pPrChange w:id="162" w:author="bugs" w:date="2025-06-02T17:12:08Z">
          <w:pPr>
            <w:pStyle w:val="14"/>
            <w:keepNext w:val="0"/>
            <w:keepLines w:val="0"/>
            <w:widowControl/>
            <w:suppressLineNumbers w:val="0"/>
          </w:pPr>
        </w:pPrChange>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jc w:val="both"/>
        <w:rPr>
          <w:b/>
          <w:bCs/>
        </w:rPr>
        <w:pPrChange w:id="163" w:author="bugs" w:date="2025-06-02T17:12:08Z">
          <w:pPr>
            <w:pStyle w:val="14"/>
            <w:keepNext w:val="0"/>
            <w:keepLines w:val="0"/>
            <w:widowControl/>
            <w:suppressLineNumbers w:val="0"/>
          </w:pPr>
        </w:pPrChange>
      </w:pPr>
      <w:r>
        <w:rPr>
          <w:b/>
          <w:bCs/>
        </w:rPr>
        <w:t>Comportament pentru domenii non-țintă</w:t>
      </w:r>
    </w:p>
    <w:p>
      <w:pPr>
        <w:pStyle w:val="14"/>
        <w:keepNext w:val="0"/>
        <w:keepLines w:val="0"/>
        <w:widowControl/>
        <w:suppressLineNumbers w:val="0"/>
        <w:jc w:val="both"/>
        <w:pPrChange w:id="164" w:author="bugs" w:date="2025-06-02T17:12:08Z">
          <w:pPr>
            <w:pStyle w:val="14"/>
            <w:keepNext w:val="0"/>
            <w:keepLines w:val="0"/>
            <w:widowControl/>
            <w:suppressLineNumbers w:val="0"/>
          </w:pPr>
        </w:pPrChange>
      </w:pPr>
      <w:r>
        <w:t>Dacă domeniul cerut nu este unul din cele vizate, serverul construiește un răspuns NXDOMAIN. În acest caz:</w:t>
      </w:r>
    </w:p>
    <w:p>
      <w:pPr>
        <w:pStyle w:val="14"/>
        <w:keepNext w:val="0"/>
        <w:keepLines w:val="0"/>
        <w:widowControl/>
        <w:suppressLineNumbers w:val="0"/>
        <w:ind w:firstLine="720" w:firstLineChars="0"/>
        <w:jc w:val="both"/>
        <w:pPrChange w:id="165" w:author="bugs" w:date="2025-06-02T17:12:08Z">
          <w:pPr>
            <w:pStyle w:val="14"/>
            <w:keepNext w:val="0"/>
            <w:keepLines w:val="0"/>
            <w:widowControl/>
            <w:suppressLineNumbers w:val="0"/>
            <w:ind w:firstLine="720" w:firstLineChars="0"/>
          </w:pPr>
        </w:pPrChange>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Change w:id="166" w:author="bugs" w:date="2025-06-02T17:12:08Z">
          <w:pPr>
            <w:keepNext w:val="0"/>
            <w:keepLines w:val="0"/>
            <w:widowControl/>
            <w:suppressLineNumbers w:val="0"/>
            <w:jc w:val="left"/>
          </w:pPr>
        </w:pPrChange>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167"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2"/>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68" w:author="bugs" w:date="2025-06-02T17:12:08Z">
          <w:pPr>
            <w:pStyle w:val="2"/>
            <w:keepNext w:val="0"/>
            <w:keepLines w:val="0"/>
            <w:widowControl/>
            <w:suppressLineNumbers w:val="0"/>
          </w:pPr>
        </w:pPrChange>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69"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 REST 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70"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71" w:author="bugs" w:date="2025-06-02T17:12:08Z">
          <w:pPr>
            <w:pStyle w:val="3"/>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72"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73"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Change w:id="174" w:author="bugs" w:date="2025-06-02T17:16:08Z">
          <w:pPr>
            <w:pStyle w:val="4"/>
            <w:keepNext w:val="0"/>
            <w:keepLines w:val="0"/>
            <w:widowControl/>
            <w:suppressLineNumbers w:val="0"/>
          </w:pPr>
        </w:pPrChange>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75"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jc w:val="both"/>
        <w:rPr>
          <w:rFonts w:hint="default" w:ascii="Times New Roman" w:hAnsi="Times New Roman" w:eastAsia="SimSun" w:cs="Times New Roman"/>
          <w:b w:val="0"/>
          <w:bCs w:val="0"/>
          <w:kern w:val="0"/>
          <w:sz w:val="24"/>
          <w:szCs w:val="24"/>
          <w:lang w:val="en-US" w:eastAsia="zh-CN" w:bidi="ar"/>
        </w:rPr>
        <w:pPrChange w:id="176" w:author="bugs" w:date="2025-06-02T17:12:08Z">
          <w:pPr/>
        </w:pPrChange>
      </w:pPr>
    </w:p>
    <w:p>
      <w:pPr>
        <w:jc w:val="both"/>
        <w:rPr>
          <w:rFonts w:hint="default" w:ascii="Times New Roman" w:hAnsi="Times New Roman" w:eastAsia="SimSun" w:cs="Times New Roman"/>
          <w:b w:val="0"/>
          <w:bCs w:val="0"/>
          <w:kern w:val="0"/>
          <w:sz w:val="24"/>
          <w:szCs w:val="24"/>
          <w:lang w:val="en-US" w:eastAsia="zh-CN" w:bidi="ar"/>
        </w:rPr>
        <w:pPrChange w:id="177" w:author="bugs" w:date="2025-06-02T17:12:08Z">
          <w:pPr/>
        </w:pPrChange>
      </w:pP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78"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79" w:author="bugs" w:date="2025-06-02T17:12:08Z">
          <w:pPr>
            <w:pStyle w:val="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80" w:author="bugs" w:date="2025-06-02T17:12:08Z">
          <w:pPr>
            <w:pStyle w:val="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jc w:val="both"/>
        <w:rPr>
          <w:rFonts w:hint="default"/>
          <w:lang w:val="en-US" w:eastAsia="zh-CN"/>
        </w:rPr>
        <w:pPrChange w:id="181" w:author="bugs" w:date="2025-06-02T17:12:08Z">
          <w:pPr/>
        </w:pPrChange>
      </w:pPr>
    </w:p>
    <w:p>
      <w:pPr>
        <w:ind w:firstLine="720" w:firstLineChars="0"/>
        <w:jc w:val="both"/>
        <w:rPr>
          <w:rFonts w:hint="default"/>
          <w:lang w:val="en-US" w:eastAsia="zh-CN"/>
        </w:rPr>
        <w:pPrChange w:id="182" w:author="bugs" w:date="2025-06-02T17:12:08Z">
          <w:pPr>
            <w:ind w:firstLine="720" w:firstLineChars="0"/>
          </w:pPr>
        </w:pPrChange>
      </w:pPr>
      <w:r>
        <w:rPr>
          <w:rFonts w:hint="default"/>
          <w:lang w:val="en-US" w:eastAsia="zh-CN"/>
        </w:rPr>
        <w:t>[</w:t>
      </w:r>
    </w:p>
    <w:p>
      <w:pPr>
        <w:ind w:firstLine="720" w:firstLineChars="0"/>
        <w:jc w:val="both"/>
        <w:rPr>
          <w:rFonts w:hint="default"/>
          <w:lang w:val="en-US" w:eastAsia="zh-CN"/>
        </w:rPr>
        <w:pPrChange w:id="183" w:author="bugs" w:date="2025-06-02T17:12:08Z">
          <w:pPr>
            <w:ind w:firstLine="720" w:firstLineChars="0"/>
          </w:pPr>
        </w:pPrChange>
      </w:pPr>
      <w:r>
        <w:rPr>
          <w:rFonts w:hint="default"/>
          <w:lang w:val="en-US" w:eastAsia="zh-CN"/>
        </w:rPr>
        <w:t xml:space="preserve">  { "ssid": "Retea1", "bssid": "AA:BB:CC:DD:EE:01" },</w:t>
      </w:r>
    </w:p>
    <w:p>
      <w:pPr>
        <w:ind w:firstLine="720" w:firstLineChars="0"/>
        <w:jc w:val="both"/>
        <w:rPr>
          <w:rFonts w:hint="default"/>
          <w:lang w:val="en-US" w:eastAsia="zh-CN"/>
        </w:rPr>
        <w:pPrChange w:id="184" w:author="bugs" w:date="2025-06-02T17:12:08Z">
          <w:pPr>
            <w:ind w:firstLine="720" w:firstLineChars="0"/>
          </w:pPr>
        </w:pPrChange>
      </w:pPr>
      <w:r>
        <w:rPr>
          <w:rFonts w:hint="default"/>
          <w:lang w:val="en-US" w:eastAsia="zh-CN"/>
        </w:rPr>
        <w:t xml:space="preserve">  { "ssid": "Retea2", "bssid": "11:22:33:44:55:66" }</w:t>
      </w:r>
    </w:p>
    <w:p>
      <w:pPr>
        <w:ind w:firstLine="720" w:firstLineChars="0"/>
        <w:jc w:val="both"/>
        <w:rPr>
          <w:rFonts w:hint="default"/>
          <w:lang w:val="en-US" w:eastAsia="zh-CN"/>
        </w:rPr>
        <w:pPrChange w:id="185" w:author="bugs" w:date="2025-06-02T17:12:08Z">
          <w:pPr>
            <w:ind w:firstLine="720" w:firstLineChars="0"/>
          </w:pPr>
        </w:pPrChange>
      </w:pPr>
      <w:r>
        <w:rPr>
          <w:rFonts w:hint="default"/>
          <w:lang w:val="en-US" w:eastAsia="zh-CN"/>
        </w:rPr>
        <w:t>]</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86" w:author="bugs" w:date="2025-06-02T17:12:08Z">
          <w:pPr>
            <w:pStyle w:val="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87"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88"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89"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90" w:author="bugs" w:date="2025-06-02T17:12:08Z">
          <w:pPr>
            <w:pStyle w:val="3"/>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91"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jc w:val="both"/>
        <w:rPr>
          <w:rFonts w:hint="default" w:ascii="Times New Roman" w:hAnsi="Times New Roman" w:cs="Times New Roman"/>
          <w:b/>
          <w:bCs/>
          <w:kern w:val="0"/>
          <w:sz w:val="24"/>
          <w:szCs w:val="24"/>
          <w:lang w:val="en-US" w:eastAsia="zh-CN" w:bidi="ar"/>
        </w:rPr>
        <w:pPrChange w:id="192" w:author="bugs" w:date="2025-06-02T17:12:08Z">
          <w:pPr>
            <w:pStyle w:val="14"/>
            <w:keepNext w:val="0"/>
            <w:keepLines w:val="0"/>
            <w:widowControl/>
            <w:suppressLineNumbers w:val="0"/>
          </w:pPr>
        </w:pPrChange>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93"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94" w:author="bugs" w:date="2025-06-02T17:12:08Z">
          <w:pPr>
            <w:pStyle w:val="4"/>
            <w:keepNext w:val="0"/>
            <w:keepLines w:val="0"/>
            <w:widowControl/>
            <w:suppressLineNumbers w:val="0"/>
          </w:pPr>
        </w:pPrChange>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95" w:author="bugs" w:date="2025-06-02T17:12:08Z">
          <w:pPr>
            <w:pStyle w:val="3"/>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196"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Change w:id="197" w:author="bugs" w:date="2025-06-02T17:12:08Z">
          <w:pPr>
            <w:pStyle w:val="14"/>
            <w:keepNext w:val="0"/>
            <w:keepLines w:val="0"/>
            <w:widowControl/>
            <w:suppressLineNumbers w:val="0"/>
            <w:ind w:firstLine="0" w:firstLineChars="0"/>
          </w:pPr>
        </w:pPrChange>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98"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199"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del w:id="201" w:author="bugs" w:date="2025-06-02T17:16:40Z"/>
          <w:rFonts w:hint="default" w:ascii="Times New Roman" w:hAnsi="Times New Roman" w:eastAsia="SimSun" w:cs="Times New Roman"/>
          <w:b w:val="0"/>
          <w:bCs w:val="0"/>
          <w:kern w:val="0"/>
          <w:sz w:val="24"/>
          <w:szCs w:val="24"/>
          <w:lang w:val="en-US" w:eastAsia="zh-CN" w:bidi="ar"/>
        </w:rPr>
        <w:pPrChange w:id="200"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del w:id="203" w:author="bugs" w:date="2025-06-02T17:16:41Z"/>
          <w:rFonts w:hint="default" w:ascii="Times New Roman" w:hAnsi="Times New Roman" w:eastAsia="SimSun" w:cs="Times New Roman"/>
          <w:b w:val="0"/>
          <w:bCs w:val="0"/>
          <w:kern w:val="0"/>
          <w:sz w:val="24"/>
          <w:szCs w:val="24"/>
          <w:lang w:val="en-US" w:eastAsia="zh-CN" w:bidi="ar"/>
        </w:rPr>
        <w:pPrChange w:id="202"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del w:id="205" w:author="bugs" w:date="2025-06-02T17:16:41Z"/>
          <w:rFonts w:hint="default" w:ascii="Times New Roman" w:hAnsi="Times New Roman" w:eastAsia="SimSun" w:cs="Times New Roman"/>
          <w:b w:val="0"/>
          <w:bCs w:val="0"/>
          <w:kern w:val="0"/>
          <w:sz w:val="24"/>
          <w:szCs w:val="24"/>
          <w:lang w:val="en-US" w:eastAsia="zh-CN" w:bidi="ar"/>
        </w:rPr>
        <w:pPrChange w:id="204"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206"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207"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208"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209"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Change w:id="210" w:author="bugs" w:date="2025-06-02T17:12:08Z">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left"/>
          </w:pPr>
        </w:pPrChange>
      </w:pPr>
      <w:r>
        <w:rPr>
          <w:rFonts w:hint="default" w:cs="Times New Roman"/>
          <w:b/>
          <w:bCs/>
          <w:kern w:val="0"/>
          <w:sz w:val="24"/>
          <w:szCs w:val="24"/>
          <w:lang w:val="en-US" w:eastAsia="zh-CN" w:bidi="ar"/>
        </w:rPr>
        <w:t>Rezulate obtinute si analiza datelor</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Change w:id="211"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cs="Times New Roman"/>
          <w:b/>
          <w:bCs/>
          <w:kern w:val="0"/>
          <w:sz w:val="24"/>
          <w:szCs w:val="24"/>
          <w:lang w:val="en-US" w:eastAsia="zh-CN" w:bidi="ar"/>
        </w:rPr>
        <w:sectPr>
          <w:footerReference r:id="rId3" w:type="default"/>
          <w:pgSz w:w="11906" w:h="16838"/>
          <w:pgMar w:top="1140" w:right="1138" w:bottom="1701" w:left="1138" w:header="720" w:footer="720" w:gutter="0"/>
          <w:pgNumType w:fmt="decimal"/>
          <w:cols w:space="0" w:num="1"/>
          <w:rtlGutter w:val="0"/>
          <w:docGrid w:linePitch="360" w:charSpace="0"/>
        </w:sectPr>
        <w:pPrChange w:id="212" w:author="bugs" w:date="2025-06-02T17:12:08Z">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left"/>
          </w:pPr>
        </w:pPrChange>
      </w:pPr>
      <w:r>
        <w:rPr>
          <w:rFonts w:hint="default" w:cs="Times New Roman"/>
          <w:b/>
          <w:bCs/>
          <w:kern w:val="0"/>
          <w:sz w:val="24"/>
          <w:szCs w:val="24"/>
          <w:lang w:val="en-US" w:eastAsia="zh-CN" w:bidi="ar"/>
        </w:rPr>
        <w:t>Concluzii</w:t>
      </w:r>
    </w:p>
    <w:p>
      <w:pPr>
        <w:numPr>
          <w:ilvl w:val="0"/>
          <w:numId w:val="1"/>
        </w:numPr>
        <w:ind w:left="200" w:leftChars="0" w:firstLine="0" w:firstLineChars="0"/>
        <w:jc w:val="both"/>
        <w:rPr>
          <w:rFonts w:hint="default" w:ascii="Times New Roman" w:hAnsi="Times New Roman" w:cs="Times New Roman"/>
          <w:b/>
          <w:bCs/>
          <w:sz w:val="24"/>
          <w:szCs w:val="24"/>
          <w:lang w:val="en-US"/>
        </w:rPr>
        <w:pPrChange w:id="213" w:author="bugs" w:date="2025-06-02T17:12:08Z">
          <w:pPr>
            <w:numPr>
              <w:ilvl w:val="0"/>
              <w:numId w:val="1"/>
            </w:numPr>
            <w:ind w:left="200" w:leftChars="0" w:firstLine="0" w:firstLineChars="0"/>
          </w:pPr>
        </w:pPrChange>
      </w:pPr>
      <w:r>
        <w:rPr>
          <w:rFonts w:hint="default" w:ascii="Times New Roman" w:hAnsi="Times New Roman" w:cs="Times New Roman"/>
          <w:b/>
          <w:bCs/>
          <w:sz w:val="24"/>
          <w:szCs w:val="24"/>
          <w:lang w:val="en-US"/>
        </w:rPr>
        <w:t>Bibligrafie</w:t>
      </w:r>
    </w:p>
    <w:p>
      <w:pPr>
        <w:numPr>
          <w:ilvl w:val="0"/>
          <w:numId w:val="0"/>
        </w:numPr>
        <w:ind w:firstLine="720" w:firstLineChars="0"/>
        <w:jc w:val="both"/>
        <w:rPr>
          <w:rFonts w:hint="default" w:ascii="Times New Roman" w:hAnsi="Times New Roman" w:cs="Times New Roman"/>
          <w:b/>
          <w:bCs/>
          <w:sz w:val="24"/>
          <w:szCs w:val="24"/>
          <w:lang w:val="en-US"/>
        </w:rPr>
        <w:pPrChange w:id="214" w:author="bugs" w:date="2025-06-02T17:12:08Z">
          <w:pPr>
            <w:numPr>
              <w:ilvl w:val="0"/>
              <w:numId w:val="0"/>
            </w:numPr>
            <w:ind w:firstLine="720" w:firstLineChars="0"/>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Change w:id="215"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16"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17"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18"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19"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20"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21"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Change w:id="222"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Change w:id="223" w:author="bugs" w:date="2025-06-02T17:12:08Z">
          <w:pPr>
            <w:keepNext w:val="0"/>
            <w:keepLines w:val="0"/>
            <w:widowControl/>
            <w:suppressLineNumbers w:val="0"/>
            <w:jc w:val="left"/>
          </w:pPr>
        </w:pPrChange>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Change w:id="224" w:author="bugs" w:date="2025-06-02T17:12:08Z">
          <w:pPr>
            <w:keepNext w:val="0"/>
            <w:keepLines w:val="0"/>
            <w:widowControl/>
            <w:suppressLineNumbers w:val="0"/>
            <w:jc w:val="left"/>
          </w:pPr>
        </w:pPrChange>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Change w:id="225" w:author="bugs" w:date="2025-06-02T17:12:08Z">
          <w:pPr>
            <w:keepNext w:val="0"/>
            <w:keepLines w:val="0"/>
            <w:widowControl/>
            <w:suppressLineNumbers w:val="0"/>
            <w:jc w:val="left"/>
          </w:pPr>
        </w:pPrChange>
      </w:pP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lang w:val="en-US"/>
        </w:rPr>
        <w:pPrChange w:id="226" w:author="bugs" w:date="2025-06-02T17:12:08Z">
          <w:pPr>
            <w:pStyle w:val="14"/>
            <w:keepNext w:val="0"/>
            <w:keepLines w:val="0"/>
            <w:widowControl/>
            <w:numPr>
              <w:ilvl w:val="0"/>
              <w:numId w:val="0"/>
            </w:numPr>
            <w:suppressLineNumbers w:val="0"/>
            <w:spacing w:before="0" w:beforeAutospacing="0" w:after="0" w:afterAutospacing="0"/>
            <w:ind w:leftChars="0" w:right="0" w:rightChars="0"/>
          </w:pPr>
        </w:pPrChange>
      </w:pPr>
    </w:p>
    <w:sectPr>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trackRevisions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3FEFAC2C"/>
    <w:rsid w:val="4BFA1E10"/>
    <w:rsid w:val="569552B3"/>
    <w:rsid w:val="6FEE8AE2"/>
    <w:rsid w:val="75CF2F5F"/>
    <w:rsid w:val="7FDD3F3F"/>
    <w:rsid w:val="B77BE3C4"/>
    <w:rsid w:val="B7DF7447"/>
    <w:rsid w:val="B8BC9E7C"/>
    <w:rsid w:val="BDF24A3C"/>
    <w:rsid w:val="CF6C8768"/>
    <w:rsid w:val="DEEF7E31"/>
    <w:rsid w:val="DFFB6C14"/>
    <w:rsid w:val="EC772FBA"/>
    <w:rsid w:val="EE7AC619"/>
    <w:rsid w:val="EFA9D2F8"/>
    <w:rsid w:val="FBB9B1C3"/>
    <w:rsid w:val="FBF314FC"/>
    <w:rsid w:val="FEEF0E8B"/>
    <w:rsid w:val="FF79158F"/>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character" w:customStyle="1" w:styleId="16">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2025-05-21T10:49:00Z</dcterms:created>
  <dc:creator>robert</dc:creator>
  <cp:lastModifiedBy>robert</cp:lastModifiedBy>
  <dcterms:modified xsi:type="dcterms:W3CDTF">2025-06-02T17:13:15Z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