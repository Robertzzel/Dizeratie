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
      <w:r>
        <w:rPr>
          <w:rStyle w:val="17"/>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bookmarkStart w:id="0" w:name="_GoBack"/>
      <w:bookmarkEnd w:id="0"/>
    </w:p>
    <w:p>
      <w:pPr>
        <w:jc w:val="both"/>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SIMULAREA ATACURILOR WI-FI</w:t>
      </w: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UTILIZAND ESP32</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0" w:author="bugs" w:date="2025-06-02T17:12:36Z"/>
          <w:rFonts w:hint="default" w:ascii="Times New Roman" w:hAnsi="Times New Roman" w:eastAsia="Times New Roman" w:cs="Times New Roman"/>
          <w:bCs/>
          <w:sz w:val="28"/>
          <w:szCs w:val="28"/>
          <w:lang w:val="en-US"/>
        </w:rPr>
      </w:pPr>
      <w:r>
        <w:rPr>
          <w:rFonts w:ascii="Times New Roman" w:hAnsi="Times New Roman" w:eastAsia="Times New Roman" w:cs="Times New Roman"/>
          <w:bCs/>
          <w:sz w:val="28"/>
          <w:szCs w:val="28"/>
        </w:rPr>
        <w:t>Coordonator științific</w:t>
      </w:r>
      <w:r>
        <w:rPr>
          <w:rFonts w:hint="default" w:ascii="Times New Roman" w:hAnsi="Times New Roman" w:eastAsia="Times New Roman" w:cs="Times New Roman"/>
          <w:bCs/>
          <w:sz w:val="28"/>
          <w:szCs w:val="28"/>
          <w:lang w:val="en-US"/>
        </w:rPr>
        <w:t>,                                                                  absolvent,</w:t>
      </w:r>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r>
        <w:rPr>
          <w:rFonts w:hint="default" w:ascii="Times New Roman" w:hAnsi="Times New Roman" w:eastAsia="Times New Roman" w:cs="Times New Roman"/>
          <w:bCs/>
          <w:sz w:val="28"/>
          <w:szCs w:val="28"/>
          <w:lang w:val="en-US"/>
        </w:rPr>
        <w:t xml:space="preserve">                       ing.dipl. </w:t>
      </w:r>
      <w:r>
        <w:rPr>
          <w:rFonts w:ascii="Times New Roman" w:hAnsi="Times New Roman" w:eastAsia="Times New Roman" w:cs="Times New Roman"/>
          <w:bCs/>
          <w:sz w:val="28"/>
          <w:szCs w:val="28"/>
        </w:rPr>
        <w:t>Țuțuianu Robert-Constantin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ascii="Times New Roman" w:hAnsi="Times New Roman" w:eastAsia="Times New Roman" w:cs="Times New Roman"/>
          <w:bCs/>
          <w:sz w:val="32"/>
          <w:szCs w:val="32"/>
        </w:rPr>
      </w:pPr>
      <w:r>
        <w:rPr>
          <w:rFonts w:ascii="Times New Roman" w:hAnsi="Times New Roman" w:eastAsia="Times New Roman" w:cs="Times New Roman"/>
          <w:bCs/>
          <w:sz w:val="32"/>
          <w:szCs w:val="32"/>
        </w:rPr>
        <w:t>Iași, 2023</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PAGINA CUPRINS</w:t>
      </w: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2880" w:leftChars="0" w:firstLine="72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0"/>
        </w:numPr>
        <w:ind w:left="0" w:leftChars="0" w:firstLine="0" w:firstLineChars="0"/>
        <w:jc w:val="both"/>
        <w:rPr>
          <w:rFonts w:hint="default" w:ascii="Times New Roman" w:hAnsi="Times New Roman" w:cs="Times New Roman"/>
          <w:b/>
          <w:bCs/>
          <w:sz w:val="24"/>
          <w:szCs w:val="24"/>
          <w:lang w:val="en-US"/>
        </w:rPr>
      </w:pPr>
    </w:p>
    <w:p>
      <w:pPr>
        <w:numPr>
          <w:ilvl w:val="0"/>
          <w:numId w:val="1"/>
        </w:numPr>
        <w:ind w:left="200" w:leftChars="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Introducere</w:t>
      </w:r>
    </w:p>
    <w:p>
      <w:pPr>
        <w:numPr>
          <w:ilvl w:val="0"/>
          <w:numId w:val="0"/>
        </w:numPr>
        <w:jc w:val="both"/>
        <w:rPr>
          <w:rFonts w:hint="default" w:ascii="Times New Roman" w:hAnsi="Times New Roman" w:eastAsia="SimSun" w:cs="Times New Roman"/>
          <w:kern w:val="0"/>
          <w:sz w:val="24"/>
          <w:szCs w:val="24"/>
          <w:lang w:val="en-US" w:eastAsia="zh-CN" w:bidi="ar"/>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 c</w:t>
      </w:r>
      <w:r>
        <w:rPr>
          <w:rFonts w:hint="default" w:cs="Times New Roman"/>
          <w:lang w:val="en-US"/>
        </w:rPr>
        <w:t xml:space="preserve">ontextul unei societati </w:t>
      </w:r>
      <w:r>
        <w:rPr>
          <w:rFonts w:hint="default" w:ascii="Times New Roman" w:hAnsi="Times New Roman" w:cs="Times New Roman"/>
        </w:rPr>
        <w:t>tot mai dependent</w:t>
      </w:r>
      <w:r>
        <w:rPr>
          <w:rFonts w:hint="default" w:cs="Times New Roman"/>
          <w:lang w:val="en-US"/>
        </w:rPr>
        <w:t>e</w:t>
      </w:r>
      <w:r>
        <w:rPr>
          <w:rFonts w:hint="default" w:ascii="Times New Roman" w:hAnsi="Times New Roman" w:cs="Times New Roman"/>
        </w:rPr>
        <w:t xml:space="preserve"> de mobilitate și conectivitate wireless, rețelele Wi-Fi au devenit </w:t>
      </w:r>
      <w:r>
        <w:rPr>
          <w:rFonts w:hint="default" w:cs="Times New Roman"/>
          <w:lang w:val="en-US"/>
        </w:rPr>
        <w:t>nelipsite</w:t>
      </w:r>
      <w:r>
        <w:rPr>
          <w:rFonts w:hint="default" w:ascii="Times New Roman" w:hAnsi="Times New Roman" w:cs="Times New Roman"/>
        </w:rPr>
        <w:t xml:space="preserve"> în </w:t>
      </w:r>
      <w:r>
        <w:rPr>
          <w:rFonts w:hint="default"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w:t>
      </w:r>
      <w:ins w:id="1" w:author="bugs" w:date="2025-06-02T17:13:57Z">
        <w:r>
          <w:rPr>
            <w:rFonts w:hint="default" w:ascii="Times New Roman" w:hAnsi="Times New Roman" w:cs="Times New Roman"/>
            <w:lang w:val="en-GB"/>
          </w:rPr>
          <w:t>ș</w:t>
        </w:r>
      </w:ins>
      <w:r>
        <w:rPr>
          <w:rFonts w:hint="default" w:ascii="Times New Roman" w:hAnsi="Times New Roman" w:cs="Times New Roman"/>
          <w:lang w:val="en-US"/>
        </w:rPr>
        <w:t>e de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w:t>
      </w:r>
      <w:r>
        <w:rPr>
          <w:rFonts w:hint="default" w:ascii="Times New Roman" w:hAnsi="Times New Roman" w:cs="Times New Roman" w:eastAsiaTheme="minorEastAsia"/>
          <w:sz w:val="24"/>
          <w:szCs w:val="24"/>
          <w:lang w:val="en-US" w:eastAsia="zh-CN" w:bidi="ar-SA"/>
        </w:rPr>
        <w:t>ctat milioane de dispozitive</w:t>
      </w:r>
      <w:r>
        <w:rPr>
          <w:rFonts w:hint="default" w:cs="Times New Roman" w:eastAsiaTheme="minorEastAsia"/>
          <w:sz w:val="24"/>
          <w:szCs w:val="24"/>
          <w:lang w:val="en-US" w:eastAsia="zh-CN" w:bidi="ar-SA"/>
        </w:rPr>
        <w:t>[1]</w:t>
      </w:r>
      <w:r>
        <w:rPr>
          <w:rFonts w:hint="default" w:ascii="Times New Roman" w:hAnsi="Times New Roman" w:cs="Times New Roman" w:eastAsiaTheme="minorEastAsia"/>
          <w:sz w:val="24"/>
          <w:szCs w:val="24"/>
          <w:lang w:val="en-US" w:eastAsia="zh-CN" w:bidi="ar-SA"/>
        </w:rPr>
        <w:t xml:space="preserve">. </w:t>
      </w:r>
      <w:r>
        <w:rPr>
          <w:rFonts w:hint="default" w:ascii="Times New Roman" w:hAnsi="Times New Roman" w:cs="Times New Roman"/>
          <w:sz w:val="24"/>
          <w:szCs w:val="24"/>
          <w:lang w:val="en-US" w:eastAsia="zh-CN" w:bidi="ar-SA"/>
        </w:rPr>
        <w:t>Aceste</w:t>
      </w:r>
      <w:r>
        <w:rPr>
          <w:rFonts w:hint="default" w:ascii="Times New Roman" w:hAnsi="Times New Roman" w:cs="Times New Roman" w:eastAsiaTheme="minorEastAsia"/>
          <w:sz w:val="24"/>
          <w:szCs w:val="24"/>
          <w:lang w:val="en-US" w:eastAsia="zh-CN" w:bidi="ar-SA"/>
        </w:rPr>
        <w:t xml:space="preserve"> atacuri demonstrează cât de fragilă poate fi o infrastructură Wi-Fi aparent sigură și cât de ușor poate fi exploatată în lipsa unei securizări </w:t>
      </w:r>
      <w:r>
        <w:rPr>
          <w:rFonts w:hint="default" w:ascii="Times New Roman" w:hAnsi="Times New Roman" w:cs="Times New Roman"/>
          <w:sz w:val="24"/>
          <w:szCs w:val="24"/>
          <w:lang w:val="en-US" w:eastAsia="zh-CN" w:bidi="ar-SA"/>
        </w:rPr>
        <w:t>pe masura</w:t>
      </w:r>
      <w:r>
        <w:rPr>
          <w:rFonts w:hint="default" w:ascii="Times New Roman" w:hAnsi="Times New Roman" w:cs="Times New Roman" w:eastAsiaTheme="minorEastAsia"/>
          <w:sz w:val="24"/>
          <w:szCs w:val="24"/>
          <w:lang w:val="en-US" w:eastAsia="zh-CN" w:bidi="ar-SA"/>
        </w:rPr>
        <w:t>.</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cs="Times New Roman"/>
          <w:lang w:val="en-US"/>
        </w:rPr>
        <w:t>wireless</w:t>
      </w:r>
      <w:r>
        <w:rPr>
          <w:rFonts w:hint="default" w:ascii="Times New Roman" w:hAnsi="Times New Roman" w:cs="Times New Roman"/>
          <w:lang w:val="en-US"/>
        </w:rPr>
        <w:t>.</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Documentarea problemei</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rPr>
        <w:t xml:space="preserve">Rețelele wireless au cunoscut o evoluție accelerată în ultimele două decenii, devenind </w:t>
      </w:r>
      <w:r>
        <w:rPr>
          <w:rFonts w:hint="default" w:cs="Times New Roman"/>
          <w:lang w:val="en-US"/>
        </w:rPr>
        <w:t>un instrument</w:t>
      </w:r>
      <w:r>
        <w:rPr>
          <w:rFonts w:hint="default" w:ascii="Times New Roman" w:hAnsi="Times New Roman" w:cs="Times New Roman"/>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cs="Times New Roman"/>
          <w:lang w:val="en-US"/>
        </w:rPr>
        <w:t xml:space="preserve"> aveau si ele o multime </w:t>
      </w:r>
      <w:r>
        <w:rPr>
          <w:rFonts w:hint="default" w:ascii="Times New Roman" w:hAnsi="Times New Roman" w:cs="Times New Roman"/>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lang w:val="en-US"/>
        </w:rPr>
        <w:t xml:space="preserve"> </w:t>
      </w:r>
      <w:r>
        <w:rPr>
          <w:rFonts w:hint="default" w:ascii="Times New Roman" w:hAnsi="Times New Roman" w:cs="Times New Roman" w:eastAsiaTheme="minorEastAsia"/>
          <w:sz w:val="24"/>
          <w:szCs w:val="24"/>
          <w:lang w:val="en-US" w:eastAsia="zh-CN" w:bidi="ar-SA"/>
        </w:rPr>
        <w:t>(vezi [1], [2], [8])</w:t>
      </w:r>
    </w:p>
    <w:p>
      <w:pPr>
        <w:keepNext w:val="0"/>
        <w:keepLines w:val="0"/>
        <w:widowControl/>
        <w:suppressLineNumbers w:val="0"/>
        <w:ind w:firstLine="720" w:firstLineChars="0"/>
        <w:jc w:val="both"/>
        <w:rPr>
          <w:rFonts w:hint="default" w:ascii="Times New Roman" w:hAnsi="Times New Roman" w:cs="Times New Roman" w:eastAsiaTheme="minorEastAsia"/>
          <w:sz w:val="24"/>
          <w:szCs w:val="24"/>
          <w:lang w:val="en-US" w:eastAsia="zh-CN" w:bidi="ar-SA"/>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3"/>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2.1 Aplicatii software și hardware pentru testarea securității Wi-Fi</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keepNext w:val="0"/>
        <w:keepLines w:val="0"/>
        <w:widowControl/>
        <w:suppressLineNumbers w:val="0"/>
        <w:jc w:val="both"/>
        <w:rPr>
          <w:rFonts w:hint="default" w:ascii="Times New Roman" w:hAnsi="Times New Roman" w:cs="Times New Roman" w:eastAsiaTheme="minorEastAsia"/>
          <w:b/>
          <w:bCs/>
          <w:kern w:val="0"/>
          <w:sz w:val="24"/>
          <w:szCs w:val="24"/>
          <w:lang w:val="en-US" w:eastAsia="zh-CN" w:bidi="ar-SA"/>
        </w:rPr>
      </w:pPr>
      <w:r>
        <w:rPr>
          <w:rFonts w:hint="default" w:ascii="Times New Roman" w:hAnsi="Times New Roman" w:cs="Times New Roman" w:eastAsiaTheme="minorEastAsia"/>
          <w:b/>
          <w:bCs/>
          <w:kern w:val="0"/>
          <w:sz w:val="24"/>
          <w:szCs w:val="24"/>
          <w:lang w:val="en-US" w:eastAsia="zh-CN" w:bidi="ar-SA"/>
        </w:rPr>
        <w:t>Aircrack-ng</w:t>
      </w:r>
    </w:p>
    <w:p>
      <w:pPr>
        <w:pStyle w:val="14"/>
        <w:keepNext w:val="0"/>
        <w:keepLines w:val="0"/>
        <w:widowControl/>
        <w:suppressLineNumbers w:val="0"/>
        <w:spacing w:before="0" w:beforeAutospacing="0" w:after="0" w:afterAutospacing="0"/>
        <w:ind w:left="0" w:right="0" w:firstLine="720" w:firstLineChars="0"/>
        <w:jc w:val="both"/>
        <w:rPr>
          <w:rFonts w:hint="default"/>
          <w:lang w:val="en-US"/>
        </w:rPr>
      </w:pPr>
      <w:r>
        <w:rPr>
          <w:rFonts w:hint="default" w:ascii="Times New Roman" w:hAnsi="Times New Roman" w:cs="Times New Roman"/>
        </w:rPr>
        <w:t>Aircrack-ng este o suită de unelte pentru auditarea rețelelor wireless. Permite capturarea de pachete, efectuarea de atacuri de tip deauthentication și spargerea cheilor WEP/WPA prin metode de brute-force sau dictionary attack</w:t>
      </w:r>
      <w:r>
        <w:rPr>
          <w:rFonts w:hint="default" w:ascii="Times New Roman" w:hAnsi="Times New Roman" w:cs="Times New Roman"/>
          <w:lang w:val="en-US" w:eastAsia="zh-CN"/>
        </w:rPr>
        <w:t>[3]</w:t>
      </w:r>
      <w:r>
        <w:rPr>
          <w:rFonts w:hint="default" w:cs="Times New Roman"/>
          <w:lang w:val="en-US" w:eastAsia="zh-CN"/>
        </w:rPr>
        <w:t>.</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 extins pentru diverse tipuri de plăci de rețea.</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recupera parole Wi-Fi reale în mod controlat.</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integrat în distribuții specializate precum Kali Linux.</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cunoștințe avansate de rețelistică și Linux.</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are interfață grafică, lucrând exclusiv în linie de comandă.</w:t>
      </w:r>
    </w:p>
    <w:p>
      <w:pPr>
        <w:pStyle w:val="14"/>
        <w:keepNext w:val="0"/>
        <w:keepLines w:val="0"/>
        <w:widowControl/>
        <w:suppressLineNumbers w:val="0"/>
        <w:spacing w:before="0" w:beforeAutospacing="0" w:after="0" w:afterAutospacing="0"/>
        <w:ind w:right="0" w:firstLine="720" w:firstLineChars="0"/>
        <w:jc w:val="both"/>
        <w:rPr>
          <w:rFonts w:hint="default" w:ascii="Times New Roman" w:hAnsi="Times New Roman" w:cs="Times New Roman"/>
        </w:rPr>
      </w:pPr>
      <w:r>
        <w:rPr>
          <w:rFonts w:hint="default" w:ascii="Times New Roman" w:hAnsi="Times New Roman" w:cs="Times New Roman"/>
        </w:rPr>
        <w:t>Nu este portabil pe platforme embedded precum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b/>
          <w:bCs/>
        </w:rPr>
        <w:t>W</w:t>
      </w:r>
      <w:r>
        <w:rPr>
          <w:rFonts w:hint="default" w:ascii="Times New Roman" w:hAnsi="Times New Roman" w:cs="Times New Roman"/>
          <w:b/>
          <w:bCs/>
        </w:rPr>
        <w:t>ireshark</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Wireshark este cel mai utilizat analizator de trafic de rețea, permițând inspecția detaliată a pachetelor capturate, inclusiv cele Wi-Fi (802.11)</w:t>
      </w:r>
      <w:r>
        <w:rPr>
          <w:rFonts w:hint="default" w:ascii="Times New Roman" w:hAnsi="Times New Roman" w:cs="Times New Roman"/>
          <w:lang w:val="en-US"/>
        </w:rPr>
        <w:t xml:space="preserve"> </w:t>
      </w:r>
      <w:r>
        <w:rPr>
          <w:rFonts w:hint="default" w:ascii="Times New Roman" w:hAnsi="Times New Roman" w:cs="Times New Roman"/>
          <w:lang w:val="en-US" w:eastAsia="zh-CN"/>
        </w:rPr>
        <w:t>[4]</w:t>
      </w:r>
      <w:r>
        <w:rPr>
          <w:rFonts w:hint="default" w:cs="Times New Roman"/>
          <w:lang w:val="en-US" w:eastAsia="zh-CN"/>
        </w:rPr>
        <w:t>.</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Analiză protocolară foarte detaliată.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grafică intuitivă.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Utilizare profesională în audituri și depanări de rețea.</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include funcții de atac, doar analiză pasivă.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este adaptat pentru rularea pe dispozitive embedded.</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Poate fi dificil de utilizat pentru începători.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lang w:val="en-US"/>
        </w:rPr>
      </w:pPr>
      <w:r>
        <w:rPr>
          <w:rFonts w:hint="default" w:ascii="Times New Roman" w:hAnsi="Times New Roman" w:cs="Times New Roman"/>
          <w:b/>
          <w:bCs/>
        </w:rPr>
        <w:t>Wifite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GB"/>
        </w:rPr>
      </w:pPr>
      <w:r>
        <w:rPr>
          <w:rFonts w:hint="default" w:ascii="Times New Roman" w:hAnsi="Times New Roman" w:cs="Times New Roman"/>
        </w:rPr>
        <w:t>Wifite este o unealtă automatizată care combină mai multe instrumente (Aircrack-ng, Reaver, Bully) și permite lansarea rapidă de atacuri asupra rețelelor Wi-Fi din apropiere</w:t>
      </w:r>
      <w:r>
        <w:rPr>
          <w:rFonts w:hint="default" w:ascii="Times New Roman" w:hAnsi="Times New Roman" w:cs="Times New Roman"/>
          <w:lang w:val="en-US" w:eastAsia="zh-CN"/>
        </w:rPr>
        <w:t>[7]</w:t>
      </w:r>
      <w:ins w:id="2" w:author="bugs" w:date="2025-06-02T17:14:29Z">
        <w:r>
          <w:rPr>
            <w:rFonts w:hint="default" w:cs="Times New Roman"/>
            <w:lang w:val="en-GB"/>
          </w:rPr>
          <w:t>.</w:t>
        </w:r>
      </w:ins>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Automatizează întregul proces de testare.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Ideal pentru demonstrații și testări rapide.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Suportă multiple metode de atac asupra WPA și WEP.</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Este limitat ca opțiuni avansate de configurare.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Necesită drivere speciale și compatibilitate hardware.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protocoale moderne precum WPA3.</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ESP8266 Deauther</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pPr>
      <w:r>
        <w:rPr>
          <w:rFonts w:hint="default" w:ascii="Times New Roman" w:hAnsi="Times New Roman" w:cs="Times New Roman"/>
        </w:rPr>
        <w:t>ESP8266 Deauther este un proiect open-source dezvoltat pentru microcontrollerul ESP8266, care permite lansarea de atacuri Wi-Fi (deauthentication, beacon flood, probe request flood) printr-o interfață web ușor de folosit.</w:t>
      </w:r>
      <w:r>
        <w:rPr>
          <w:rFonts w:hint="default" w:ascii="Times New Roman" w:hAnsi="Times New Roman" w:cs="Times New Roman"/>
          <w:lang w:val="en-US" w:eastAsia="zh-CN"/>
        </w:rPr>
        <w:t>[6]</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Extrem de portabil și ieftin (ESP8266 costă 3-5 euro).</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Ușor de folosit pentru demonstrații didactice.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Interfață web integrată și prietenoasă.</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Dezavantaje: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Limitat la câteva tipuri de atacuri simple.</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permite captură de trafic sau analiză complexă.</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Nu suportă funcționalități precum DNS hijacking.</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ESP8266 are resurse hardware limitate față de ESP32.</w:t>
      </w:r>
    </w:p>
    <w:p>
      <w:pPr>
        <w:pStyle w:val="14"/>
        <w:keepNext w:val="0"/>
        <w:keepLines w:val="0"/>
        <w:widowControl/>
        <w:suppressLineNumbers w:val="0"/>
        <w:spacing w:before="0" w:beforeAutospacing="0" w:after="0" w:afterAutospacing="0"/>
        <w:ind w:right="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Alte soluții</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r>
        <w:rPr>
          <w:rFonts w:hint="default" w:ascii="Times New Roman" w:hAnsi="Times New Roman" w:cs="Times New Roman"/>
        </w:rPr>
        <w:t xml:space="preserve">Există și soluții comerciale precum Hak5 WiFi Pineapple, care oferă o gamă </w:t>
      </w:r>
      <w:r>
        <w:rPr>
          <w:rFonts w:hint="default" w:cs="Times New Roman"/>
          <w:lang w:val="en-US"/>
        </w:rPr>
        <w:t>larga</w:t>
      </w:r>
      <w:r>
        <w:rPr>
          <w:rFonts w:hint="default" w:ascii="Times New Roman" w:hAnsi="Times New Roman" w:cs="Times New Roman"/>
        </w:rPr>
        <w:t xml:space="preserve"> de funcționalități într-un pachet profesionist. Acestea sunt însă costisitoare, greu de personalizat și nu sunt potrivite pentru utilizare academică sau educațională open-source.</w:t>
      </w:r>
      <w:r>
        <w:rPr>
          <w:rFonts w:hint="default" w:ascii="Times New Roman" w:hAnsi="Times New Roman" w:cs="Times New Roman"/>
          <w:lang w:val="en-US"/>
        </w:rPr>
        <w:t xml:space="preserve"> </w:t>
      </w:r>
      <w:r>
        <w:rPr>
          <w:rFonts w:hint="default" w:ascii="Times New Roman" w:hAnsi="Times New Roman" w:cs="Times New Roman"/>
          <w:lang w:val="en-US" w:eastAsia="zh-CN"/>
        </w:rPr>
        <w:t>[5]</w:t>
      </w: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r>
        <w:rPr>
          <w:rFonts w:hint="default" w:ascii="Times New Roman" w:hAnsi="Times New Roman" w:cs="Times New Roman"/>
          <w:b/>
          <w:bCs/>
        </w:rPr>
        <w:t>2.2 Poziționarea proiectului actual</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b/>
          <w:bCs/>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rPr>
      </w:pPr>
      <w:r>
        <w:rPr>
          <w:rFonts w:hint="default" w:ascii="Times New Roman" w:hAnsi="Times New Roman" w:cs="Times New Roman"/>
        </w:rPr>
        <w:t xml:space="preserve">Proiectul dezvoltat în cadrul acestei lucrări își propune să </w:t>
      </w:r>
      <w:r>
        <w:rPr>
          <w:rFonts w:hint="default" w:cs="Times New Roman"/>
          <w:lang w:val="en-US"/>
        </w:rPr>
        <w:t>ofere</w:t>
      </w:r>
      <w:r>
        <w:rPr>
          <w:rFonts w:hint="default" w:ascii="Times New Roman" w:hAnsi="Times New Roman" w:cs="Times New Roman"/>
        </w:rPr>
        <w:t xml:space="preserv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r>
        <w:rPr>
          <w:rFonts w:hint="default" w:ascii="Times New Roman" w:hAnsi="Times New Roman" w:cs="Times New Roman"/>
        </w:rPr>
        <w:t>Prin intermediul unui server web integrat, utilizatorul poate: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vizualiza rețelele Wi-Fi din proximitate</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selecta o rețea și executa un atac de tip deauthentication</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activa redirecționarea DNS către o pagină de phishing (ex: Facebook)</w:t>
      </w:r>
      <w:r>
        <w:rPr>
          <w:rFonts w:hint="default" w:ascii="Times New Roman" w:hAnsi="Times New Roman" w:cs="Times New Roman"/>
          <w:lang w:val="en-US"/>
        </w:rPr>
        <w:t>;</w:t>
      </w:r>
    </w:p>
    <w:p>
      <w:pPr>
        <w:pStyle w:val="14"/>
        <w:keepNext w:val="0"/>
        <w:keepLines w:val="0"/>
        <w:widowControl/>
        <w:numPr>
          <w:ilvl w:val="0"/>
          <w:numId w:val="2"/>
        </w:numPr>
        <w:suppressLineNumbers w:val="0"/>
        <w:spacing w:before="0" w:beforeAutospacing="0" w:after="0" w:afterAutospacing="0"/>
        <w:ind w:left="420" w:leftChars="0" w:right="0" w:hanging="420" w:firstLineChars="0"/>
        <w:jc w:val="both"/>
        <w:rPr>
          <w:rFonts w:hint="default" w:ascii="Times New Roman" w:hAnsi="Times New Roman" w:cs="Times New Roman"/>
        </w:rPr>
      </w:pPr>
      <w:r>
        <w:rPr>
          <w:rFonts w:hint="default" w:ascii="Times New Roman" w:hAnsi="Times New Roman" w:cs="Times New Roman"/>
        </w:rPr>
        <w:t>genera automat rețele Wi-Fi false (AP flood) pentru simularea unui atac de confuzie.</w:t>
      </w:r>
    </w:p>
    <w:p>
      <w:pPr>
        <w:pStyle w:val="14"/>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rPr>
      </w:pPr>
    </w:p>
    <w:p>
      <w:pPr>
        <w:pStyle w:val="14"/>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rPr>
      </w:pPr>
      <w:r>
        <w:rPr>
          <w:rFonts w:hint="default" w:ascii="Times New Roman" w:hAnsi="Times New Roman" w:cs="Times New Roman"/>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w:t>
      </w:r>
      <w:r>
        <w:rPr>
          <w:rFonts w:hint="default" w:ascii="Times New Roman" w:hAnsi="Times New Roman" w:cs="Times New Roman"/>
          <w:lang w:val="en-US"/>
        </w:rPr>
        <w:t>il.</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ins w:id="3" w:author="robert" w:date="2025-06-02T17:10:22Z"/>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cs="Times New Roman"/>
          <w:lang w:val="en-US"/>
        </w:rPr>
      </w:pPr>
      <w:r>
        <w:rPr>
          <w:rFonts w:hint="default" w:ascii="Times New Roman" w:hAnsi="Times New Roman" w:cs="Times New Roman"/>
          <w:b/>
          <w:bCs/>
          <w:lang w:val="en-US"/>
        </w:rPr>
        <w:t>Abordare teoretica</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1"/>
          <w:numId w:val="1"/>
        </w:numPr>
        <w:suppressLineNumbers w:val="0"/>
        <w:spacing w:before="0" w:beforeAutospacing="0" w:after="0" w:afterAutospacing="0"/>
        <w:ind w:left="200" w:leftChars="0" w:right="0" w:rightChars="0" w:firstLineChars="0"/>
        <w:jc w:val="both"/>
        <w:rPr>
          <w:rFonts w:hint="default" w:ascii="Times New Roman" w:hAnsi="Times New Roman" w:cs="Times New Roman"/>
          <w:b/>
          <w:bCs/>
          <w:lang w:val="en-US"/>
        </w:rPr>
      </w:pPr>
      <w:r>
        <w:rPr>
          <w:rFonts w:hint="default" w:cs="Times New Roman"/>
          <w:b/>
          <w:bCs/>
          <w:lang w:val="en-US"/>
        </w:rPr>
        <w:t>Utilizarea aplicatiei</w:t>
      </w:r>
    </w:p>
    <w:p>
      <w:pPr>
        <w:pStyle w:val="14"/>
        <w:keepNext w:val="0"/>
        <w:keepLines w:val="0"/>
        <w:widowControl/>
        <w:suppressLineNumbers w:val="0"/>
        <w:ind w:firstLine="720" w:firstLineChars="0"/>
        <w:jc w:val="both"/>
        <w:rPr>
          <w:rFonts w:hint="default"/>
          <w:lang w:val="en-US"/>
        </w:rPr>
      </w:pPr>
      <w:r>
        <w:t>Aplicațiile pentru testarea și efectuarea atacurilor asupra rețelelor Wi-Fi joacă un rol esențial în identificarea și înțelegerea vulnerabilităților rețelelor wireless</w:t>
      </w:r>
      <w:r>
        <w:rPr>
          <w:rFonts w:hint="default"/>
          <w:lang w:val="en-US"/>
        </w:rPr>
        <w:t>.</w:t>
      </w:r>
      <w:r>
        <w:t xml:space="preserve"> </w:t>
      </w:r>
      <w:r>
        <w:rPr>
          <w:rFonts w:hint="default"/>
          <w:lang w:val="en-US"/>
        </w:rPr>
        <w:t xml:space="preserve">Acestea ofera </w:t>
      </w:r>
      <w:r>
        <w:t>numeroase oportunități practice și educaționale în diverse domenii</w:t>
      </w:r>
      <w:r>
        <w:rPr>
          <w:rFonts w:hint="default"/>
          <w:lang w:val="en-US"/>
        </w:rPr>
        <w:t>,</w:t>
      </w:r>
      <w:r>
        <w:t xml:space="preserve"> </w:t>
      </w:r>
      <w:r>
        <w:rPr>
          <w:rFonts w:hint="default"/>
          <w:lang w:val="en-US"/>
        </w:rPr>
        <w:t>m</w:t>
      </w:r>
      <w:r>
        <w:t xml:space="preserve">ai jos </w:t>
      </w:r>
      <w:r>
        <w:rPr>
          <w:rFonts w:hint="default"/>
          <w:lang w:val="en-US"/>
        </w:rPr>
        <w:t xml:space="preserve">fiind </w:t>
      </w:r>
      <w:r>
        <w:t>prezentate câteva exemple relevante de utilizare a unor astfel de aplicații:</w:t>
      </w:r>
      <w:r>
        <w:br w:type="textWrapping"/>
      </w:r>
      <w:r>
        <w:rPr>
          <w:rFonts w:hint="default"/>
          <w:lang w:val="en-US"/>
        </w:rPr>
        <w:tab/>
      </w:r>
      <w:r>
        <w:rPr>
          <w:rStyle w:val="15"/>
        </w:rPr>
        <w:t>Auditarea securității rețelelor wireless</w:t>
      </w:r>
      <w:r>
        <w:t xml:space="preserve"> – Aplicațiile care efectuează atacuri Wi-Fi pot fi utilizate pentru auditarea securității unei rețele și identificarea punctelor slabe. Administratorii de rețea pot astfel simula atacuri reale, cum ar fi cele de </w:t>
      </w:r>
      <w:r>
        <w:rPr>
          <w:rFonts w:hint="default"/>
          <w:lang w:val="en-US"/>
        </w:rPr>
        <w:t xml:space="preserve">care deautentifica deviceurile de la retea </w:t>
      </w:r>
      <w:r>
        <w:t>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br w:type="textWrapping"/>
      </w:r>
      <w:r>
        <w:rPr>
          <w:rFonts w:hint="default"/>
          <w:lang w:val="en-US"/>
        </w:rPr>
        <w:tab/>
      </w:r>
      <w:r>
        <w:rPr>
          <w:rStyle w:val="15"/>
        </w:rPr>
        <w:t>Educație și conștientizare</w:t>
      </w:r>
      <w: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w:t>
      </w:r>
      <w:r>
        <w:rPr>
          <w:rFonts w:hint="default"/>
          <w:lang w:val="en-US"/>
        </w:rPr>
        <w:t>scotand in evidenta</w:t>
      </w:r>
      <w:r>
        <w:t xml:space="preserve"> necesitatea unor măsuri de securitate mai bune. De exemplu, studenții pot învăța cum funcționează atacurile Wi-Fi, observând efectul unui atac DNS hijacking sau al unui atac de tip Evil Twin într-un laborator.</w:t>
      </w:r>
      <w:r>
        <w:br w:type="textWrapping"/>
      </w:r>
      <w:r>
        <w:rPr>
          <w:rFonts w:hint="default"/>
          <w:lang w:val="en-US"/>
        </w:rPr>
        <w:tab/>
      </w:r>
      <w:r>
        <w:rPr>
          <w:rStyle w:val="15"/>
        </w:rPr>
        <w:t>Cercetare și dezvoltare în securitate informatică</w:t>
      </w:r>
      <w: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br w:type="textWrapping"/>
      </w:r>
      <w:r>
        <w:rPr>
          <w:rFonts w:hint="default"/>
          <w:lang w:val="en-US"/>
        </w:rPr>
        <w:tab/>
      </w:r>
      <w:r>
        <w:rPr>
          <w:rStyle w:val="15"/>
        </w:rPr>
        <w:t>Testarea dispozitivelor noi</w:t>
      </w:r>
      <w: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14"/>
        <w:keepNext w:val="0"/>
        <w:keepLines w:val="0"/>
        <w:widowControl/>
        <w:numPr>
          <w:ilvl w:val="1"/>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 xml:space="preserve">Scenarii </w:t>
      </w:r>
      <w:r>
        <w:rPr>
          <w:rFonts w:hint="default" w:ascii="Times New Roman" w:hAnsi="Times New Roman" w:eastAsia="SimSun" w:cs="Times New Roman"/>
          <w:b/>
          <w:bCs/>
          <w:kern w:val="0"/>
          <w:sz w:val="24"/>
          <w:szCs w:val="24"/>
          <w:lang w:val="en-US" w:eastAsia="zh-CN" w:bidi="ar"/>
        </w:rPr>
        <w:t>de Utilizare</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ascii="Times New Roman" w:hAnsi="Times New Roman" w:eastAsia="SimSun"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Actori implicați: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 – Persoană care interacționează intenționat cu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Victimă (Utilizator neavizat) – Persoană care se conectează la ESP32 crezând că este o rețea legitimă.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 dispozitivul ce oferă funcționalitățile descrise.</w:t>
      </w:r>
    </w:p>
    <w:p>
      <w:pPr>
        <w:pStyle w:val="14"/>
        <w:keepNext w:val="0"/>
        <w:keepLines w:val="0"/>
        <w:widowControl/>
        <w:numPr>
          <w:ilvl w:val="-3"/>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4422140" cy="322008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3.1</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Cazuri de utilizare și fluxuri detaliate:</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neconectat la ESP32</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i w:val="0"/>
          <w:i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i/>
          <w:iCs/>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este conectat la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caută rețele Wi-Fi.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Identifică rețeaua Wi-Fi generată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 conectează la rețea.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este conectat la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conectat la ESP32 fără a accesa pagina web</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deja la rețeaua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nu a accesat pagina web 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deschide un browser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manual adresa IP a ESP32 (ex: 192.168.4.1).</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accesează pagina web servită de ESP32.</w:t>
      </w:r>
    </w:p>
    <w:p>
      <w:pPr>
        <w:pStyle w:val="3"/>
        <w:keepNext w:val="0"/>
        <w:keepLines w:val="0"/>
        <w:widowControl/>
        <w:numPr>
          <w:ilvl w:val="0"/>
          <w:numId w:val="3"/>
        </w:numPr>
        <w:suppressLineNumbers w:val="0"/>
        <w:ind w:left="425" w:leftChars="0" w:hanging="425" w:firstLineChars="0"/>
        <w:jc w:val="both"/>
        <w:outlineLvl w:val="2"/>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Utilizator accesează pagina web ESP32</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pagina web ESP32 accesată.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funcționalitățile oferite de pagina web.</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 principal</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are opțiuni clare prezentate în interfață: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activeze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Poate să scaneze AP-urile din apropiere.</w:t>
      </w:r>
    </w:p>
    <w:p>
      <w:pPr>
        <w:pStyle w:val="14"/>
        <w:keepNext w:val="0"/>
        <w:keepLines w:val="0"/>
        <w:widowControl/>
        <w:suppressLineNumbers w:val="0"/>
        <w:ind w:left="0" w:leftChars="0"/>
        <w:jc w:val="cente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4017645" cy="2685415"/>
                    </a:xfrm>
                    <a:prstGeom prst="rect">
                      <a:avLst/>
                    </a:prstGeom>
                    <a:noFill/>
                    <a:ln>
                      <a:noFill/>
                    </a:ln>
                  </pic:spPr>
                </pic:pic>
              </a:graphicData>
            </a:graphic>
          </wp:inline>
        </w:drawing>
      </w:r>
    </w:p>
    <w:p>
      <w:pPr>
        <w:pStyle w:val="7"/>
        <w:keepNext w:val="0"/>
        <w:keepLines w:val="0"/>
        <w:widowControl/>
        <w:suppressLineNumbers w:val="0"/>
        <w:ind w:left="0" w:leftChars="0"/>
        <w:jc w:val="center"/>
        <w:rPr>
          <w:rFonts w:hint="default"/>
          <w:sz w:val="18"/>
          <w:szCs w:val="18"/>
          <w:lang w:val="en-US" w:eastAsia="zh-CN"/>
        </w:rPr>
      </w:pPr>
      <w:r>
        <w:rPr>
          <w:rFonts w:hint="default"/>
          <w:sz w:val="18"/>
          <w:szCs w:val="18"/>
          <w:lang w:val="en-US" w:eastAsia="zh-CN"/>
        </w:rPr>
        <w:t>Fig 3.2</w:t>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Activarea și oprirea atacului AP Flood</w:t>
      </w:r>
    </w:p>
    <w:p>
      <w:pPr>
        <w:pStyle w:val="3"/>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în pagina web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pornește sau oprește atacul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„Start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începe să genereze rețele false în mod continuu.</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poate apăsa ulterior „Stop AP Flood”.</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oprește generarea rețelelor false.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Atacul AP Flood este controlat complet de utilizator.</w:t>
      </w:r>
    </w:p>
    <w:p>
      <w:pPr>
        <w:pStyle w:val="14"/>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4" name="Picture 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titled2"/>
                    <pic:cNvPicPr>
                      <a:picLocks noChangeAspect="1"/>
                    </pic:cNvPicPr>
                  </pic:nvPicPr>
                  <pic:blipFill>
                    <a:blip r:embed="rId7"/>
                    <a:stretch>
                      <a:fillRect/>
                    </a:stretch>
                  </pic:blipFill>
                  <pic:spPr>
                    <a:xfrm>
                      <a:off x="0" y="0"/>
                      <a:ext cx="6108065" cy="2430145"/>
                    </a:xfrm>
                    <a:prstGeom prst="rect">
                      <a:avLst/>
                    </a:prstGeom>
                  </pic:spPr>
                </pic:pic>
              </a:graphicData>
            </a:graphic>
          </wp:inline>
        </w:drawing>
      </w:r>
    </w:p>
    <w:p>
      <w:pPr>
        <w:pStyle w:val="7"/>
        <w:keepNext w:val="0"/>
        <w:keepLines w:val="0"/>
        <w:widowControl/>
        <w:suppressLineNumbers w:val="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3.3</w:t>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Scanarea AP-urilor și atacul de tip Deauthentication</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Utilizator conectat și a accesat pagina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scanează AP-urile și lansează atacuri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opțiunea „Scan AP-uri”.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afișează o listă cu AP-urile găsite în apropiere.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selectează un AP țintă din listă.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Introduce durata dorită pentru atac.</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Activează atacul.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lansează atacul de tip Deauth împotriva AP-ului țintă pentru perioada selectată.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La final dupa tecerea perioadei de autentificare, utilizatorul este rugat sa se reconecteze la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Dispozitivele conectate la AP-ul țintă sunt deautentificate temporar.</w:t>
      </w:r>
    </w:p>
    <w:p>
      <w:pPr>
        <w:pStyle w:val="14"/>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464685" cy="924560"/>
                    </a:xfrm>
                    <a:prstGeom prst="rect">
                      <a:avLst/>
                    </a:prstGeom>
                    <a:noFill/>
                    <a:ln>
                      <a:noFill/>
                    </a:ln>
                  </pic:spPr>
                </pic:pic>
              </a:graphicData>
            </a:graphic>
          </wp:inline>
        </w:drawing>
      </w:r>
    </w:p>
    <w:p>
      <w:pPr>
        <w:pStyle w:val="7"/>
        <w:keepNext w:val="0"/>
        <w:keepLines w:val="0"/>
        <w:widowControl/>
        <w:suppressLineNumbers w:val="0"/>
        <w:jc w:val="center"/>
        <w:rPr>
          <w:rFonts w:hint="default" w:ascii="Times New Roman" w:hAnsi="Times New Roman" w:eastAsia="SimSun" w:cs="Times New Roman"/>
          <w:b w:val="0"/>
          <w:bCs w:val="0"/>
          <w:kern w:val="0"/>
          <w:sz w:val="18"/>
          <w:szCs w:val="18"/>
          <w:lang w:val="en-US" w:eastAsia="zh-CN" w:bidi="ar"/>
        </w:rPr>
      </w:pPr>
      <w:r>
        <w:rPr>
          <w:rFonts w:hint="default" w:ascii="Times New Roman" w:hAnsi="Times New Roman" w:eastAsia="SimSun" w:cs="Times New Roman"/>
          <w:b w:val="0"/>
          <w:bCs w:val="0"/>
          <w:kern w:val="0"/>
          <w:sz w:val="18"/>
          <w:szCs w:val="18"/>
          <w:lang w:val="en-US" w:eastAsia="zh-CN" w:bidi="ar"/>
        </w:rPr>
        <w:t>Fig 3.4</w:t>
      </w:r>
    </w:p>
    <w:p>
      <w:pPr>
        <w:pStyle w:val="14"/>
        <w:keepNext w:val="0"/>
        <w:keepLines w:val="0"/>
        <w:widowControl/>
        <w:suppressLineNumbers w:val="0"/>
        <w:jc w:val="center"/>
      </w:pPr>
      <w:r>
        <w:drawing>
          <wp:inline distT="0" distB="0" distL="114300" distR="114300">
            <wp:extent cx="3879850" cy="4425950"/>
            <wp:effectExtent l="0" t="0" r="6350" b="635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879850" cy="4425950"/>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3.5</w:t>
      </w:r>
    </w:p>
    <w:p>
      <w:pPr>
        <w:pStyle w:val="14"/>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0"/>
                    <a:stretch>
                      <a:fillRect/>
                    </a:stretch>
                  </pic:blipFill>
                  <pic:spPr>
                    <a:xfrm>
                      <a:off x="0" y="0"/>
                      <a:ext cx="6105525" cy="273494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3.6</w:t>
      </w: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pStyle w:val="14"/>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Afisarea credentialelor</w:t>
      </w:r>
    </w:p>
    <w:p>
      <w:pPr>
        <w:pStyle w:val="14"/>
        <w:keepNext w:val="0"/>
        <w:keepLines w:val="0"/>
        <w:widowControl/>
        <w:numPr>
          <w:ilvl w:val="0"/>
          <w:numId w:val="0"/>
        </w:numPr>
        <w:suppressLineNumbers w:val="0"/>
        <w:ind w:leftChars="0" w:right="0" w:righ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Utilizator (intenționat, adică cel care controlează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Precondiție</w:t>
      </w:r>
      <w:r>
        <w:rPr>
          <w:rFonts w:hint="default" w:ascii="Times New Roman" w:hAnsi="Times New Roman" w:eastAsia="SimSun" w:cs="Times New Roman"/>
          <w:b w:val="0"/>
          <w:bCs w:val="0"/>
          <w:kern w:val="0"/>
          <w:sz w:val="24"/>
          <w:szCs w:val="24"/>
          <w:lang w:val="en-US" w:eastAsia="zh-CN" w:bidi="ar"/>
        </w:rPr>
        <w:t>: ESP32 a capturat deja credențiale de la utilizatori neavizați prin pagina falsă de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Utilizatorul accesează interfața web a ESP32 și apasă un buton care afișează într-un tabel toate perechile de username și parolă introduse de victime.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Utilizatorul accesează pagina principală a aplicației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Navighează la secțiunea de vizualizare date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Apasă pe butonul „Afișează credențiale”.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citește fișierul (sau zona de memorie) unde sunt salvate datele capturate.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Interfața web afișează un tabel cu toate username-urile și parolele interceptate.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Utilizatorul poate vizualiza local datele capturate, fără conexiune la internet.</w:t>
      </w:r>
    </w:p>
    <w:p>
      <w:pPr>
        <w:pStyle w:val="14"/>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1"/>
                    <a:stretch>
                      <a:fillRect/>
                    </a:stretch>
                  </pic:blipFill>
                  <pic:spPr>
                    <a:xfrm>
                      <a:off x="0" y="0"/>
                      <a:ext cx="4279265" cy="91757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3.7</w:t>
      </w:r>
    </w:p>
    <w:p>
      <w:pPr>
        <w:pStyle w:val="14"/>
        <w:keepNext w:val="0"/>
        <w:keepLines w:val="0"/>
        <w:widowControl/>
        <w:numPr>
          <w:ilvl w:val="0"/>
          <w:numId w:val="0"/>
        </w:numPr>
        <w:suppressLineNumbers w:val="0"/>
        <w:ind w:leftChars="0" w:right="0" w:rightChars="0"/>
        <w:jc w:val="cente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2"/>
                    <a:stretch>
                      <a:fillRect/>
                    </a:stretch>
                  </pic:blipFill>
                  <pic:spPr>
                    <a:xfrm>
                      <a:off x="0" y="0"/>
                      <a:ext cx="4248785" cy="149796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3.8</w:t>
      </w:r>
    </w:p>
    <w:p>
      <w:pPr>
        <w:pStyle w:val="3"/>
        <w:keepNext w:val="0"/>
        <w:keepLines w:val="0"/>
        <w:widowControl/>
        <w:numPr>
          <w:ilvl w:val="0"/>
          <w:numId w:val="3"/>
        </w:numPr>
        <w:suppressLineNumbers w:val="0"/>
        <w:ind w:left="425" w:leftChars="0" w:hanging="425"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Victimă conectată la ESP32 și redirecționată prin DNS Hijacking</w:t>
      </w:r>
    </w:p>
    <w:p>
      <w:pPr>
        <w:pStyle w:val="14"/>
        <w:keepNext w:val="0"/>
        <w:keepLines w:val="0"/>
        <w:widowControl/>
        <w:suppressLineNumbers w:val="0"/>
        <w:ind w:left="0" w:leftChars="0"/>
        <w:jc w:val="both"/>
        <w:rPr>
          <w:rFonts w:hint="default"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Actor</w:t>
      </w:r>
      <w:r>
        <w:rPr>
          <w:rFonts w:hint="default" w:ascii="Times New Roman" w:hAnsi="Times New Roman" w:eastAsia="SimSun" w:cs="Times New Roman"/>
          <w:b w:val="0"/>
          <w:bCs w:val="0"/>
          <w:kern w:val="0"/>
          <w:sz w:val="24"/>
          <w:szCs w:val="24"/>
          <w:lang w:val="en-US" w:eastAsia="zh-CN" w:bidi="ar"/>
        </w:rPr>
        <w:t>: Victimă (Utilizator neavizat)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Descriere</w:t>
      </w:r>
      <w:r>
        <w:rPr>
          <w:rFonts w:hint="default" w:ascii="Times New Roman" w:hAnsi="Times New Roman" w:eastAsia="SimSun" w:cs="Times New Roman"/>
          <w:b w:val="0"/>
          <w:bCs w:val="0"/>
          <w:kern w:val="0"/>
          <w:sz w:val="24"/>
          <w:szCs w:val="24"/>
          <w:lang w:val="en-US" w:eastAsia="zh-CN" w:bidi="ar"/>
        </w:rPr>
        <w:t>: O victimă se conectează la ESP32 crezând că este o rețea legitimă și accesează un site.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Flux</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caută și identifică rețeaua Wi-Fi falsă creată de ESP32.</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se conectează la această rețea fără să suspecteze ceva.</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deschide browserul și încearcă să acceseze un site popular (de exemplu: facebook.com).</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 DNS hijacking, ESP32 redirecționează traficul victimă către o pagină falsă (imitând pagina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Victima introduce datele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ESP32 captează și salvează credențialele introduse de victimă.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Rezultat</w:t>
      </w:r>
      <w:r>
        <w:rPr>
          <w:rFonts w:hint="default" w:ascii="Times New Roman" w:hAnsi="Times New Roman" w:eastAsia="SimSun" w:cs="Times New Roman"/>
          <w:b w:val="0"/>
          <w:bCs w:val="0"/>
          <w:kern w:val="0"/>
          <w:sz w:val="24"/>
          <w:szCs w:val="24"/>
          <w:lang w:val="en-US" w:eastAsia="zh-CN" w:bidi="ar"/>
        </w:rPr>
        <w:t>: Credințele victimei sunt interceptate și salvate local pe ESP32.</w:t>
      </w:r>
    </w:p>
    <w:p>
      <w:pPr>
        <w:pStyle w:val="14"/>
        <w:keepNext w:val="0"/>
        <w:keepLines w:val="0"/>
        <w:widowControl/>
        <w:numPr>
          <w:ilvl w:val="-1"/>
          <w:numId w:val="0"/>
        </w:numPr>
        <w:suppressLineNumbers w:val="0"/>
        <w:spacing w:before="0" w:beforeAutospacing="0" w:after="0" w:afterAutospacing="0"/>
        <w:ind w:left="198" w:leftChars="0" w:right="0" w:rightChars="0"/>
        <w:jc w:val="center"/>
      </w:pPr>
      <w:r>
        <w:drawing>
          <wp:inline distT="0" distB="0" distL="114300" distR="114300">
            <wp:extent cx="6102985" cy="2630805"/>
            <wp:effectExtent l="0" t="0" r="5715" b="1079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3"/>
                    <a:stretch>
                      <a:fillRect/>
                    </a:stretch>
                  </pic:blipFill>
                  <pic:spPr>
                    <a:xfrm>
                      <a:off x="0" y="0"/>
                      <a:ext cx="6102985" cy="2630805"/>
                    </a:xfrm>
                    <a:prstGeom prst="rect">
                      <a:avLst/>
                    </a:prstGeom>
                    <a:noFill/>
                    <a:ln>
                      <a:noFill/>
                    </a:ln>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3.9</w:t>
      </w: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left="200" w:leftChars="0" w:right="0" w:rightChars="0"/>
        <w:jc w:val="both"/>
        <w:rPr>
          <w:rFonts w:hint="default"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b/>
          <w:bCs/>
          <w:lang w:val="en-US"/>
        </w:rPr>
      </w:pPr>
    </w:p>
    <w:p>
      <w:pPr>
        <w:pStyle w:val="14"/>
        <w:keepNext w:val="0"/>
        <w:keepLines w:val="0"/>
        <w:widowControl/>
        <w:numPr>
          <w:ilvl w:val="0"/>
          <w:numId w:val="1"/>
        </w:numPr>
        <w:suppressLineNumbers w:val="0"/>
        <w:spacing w:before="0" w:beforeAutospacing="0" w:after="0" w:afterAutospacing="0"/>
        <w:ind w:left="200" w:leftChars="0" w:right="0" w:firstLine="0" w:firstLineChars="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lang w:val="en-US"/>
        </w:rPr>
        <w:t>Metode folosite</w:t>
      </w:r>
      <w:r>
        <w:rPr>
          <w:rFonts w:hint="default" w:ascii="Times New Roman" w:hAnsi="Times New Roman" w:cs="Times New Roman"/>
          <w:b/>
          <w:bCs/>
          <w:lang w:val="en-US"/>
        </w:rPr>
        <w:br w:type="textWrapping"/>
      </w: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1. Cum funcționează AP-urile și cum trimit ele mesaje către dispozitive</w:t>
      </w:r>
    </w:p>
    <w:p>
      <w:pPr>
        <w:pStyle w:val="14"/>
        <w:keepNext w:val="0"/>
        <w:keepLines w:val="0"/>
        <w:widowControl/>
        <w:suppressLineNumbers w:val="0"/>
        <w:ind w:firstLine="720" w:firstLineChars="0"/>
      </w:pPr>
      <w:r>
        <w:t xml:space="preserve">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w:t>
      </w:r>
      <w:r>
        <w:rPr>
          <w:lang w:val="en-US"/>
        </w:rPr>
        <w:t>[11]</w:t>
      </w:r>
      <w:r>
        <w:t>. Într-o rețea tipică, AP-ul poate fi un router, dar și un dispozitiv dedicat conectat la un controller de rețea. 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br w:type="textWrapping"/>
      </w:r>
      <w:r>
        <w:rPr>
          <w:rFonts w:hint="default"/>
          <w:lang w:val="en-US"/>
        </w:rPr>
        <w:tab/>
      </w:r>
      <w: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w:t>
      </w:r>
      <w:r>
        <w:rPr>
          <w:rFonts w:hint="default"/>
          <w:lang w:val="en-US"/>
        </w:rPr>
        <w:t xml:space="preserve"> </w:t>
      </w:r>
      <w:r>
        <w:t>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br w:type="textWrapping"/>
      </w:r>
      <w:r>
        <w:rPr>
          <w:rFonts w:hint="default"/>
          <w:lang w:val="en-US"/>
        </w:rPr>
        <w:tab/>
      </w:r>
      <w:r>
        <w:t xml:space="preserve">Întreg procesul inițial (scanare, autentificare, asociere) are loc în clar, fără criptare, ceea ce îl face vulnerabil la analiză, falsificare sau interferență </w:t>
      </w:r>
      <w:r>
        <w:rPr>
          <w:lang w:val="en-US"/>
        </w:rPr>
        <w:t>[12]</w:t>
      </w:r>
      <w:r>
        <w:t xml:space="preserve">. De aceea, etapa de conectare este adesea vizată în testele de securitate și în atacurile Wi-Fi, deoarece permite emularea comportamentului unui AP fără parcurgerea autentificării reale </w:t>
      </w:r>
      <w:r>
        <w:rPr>
          <w:lang w:val="en-US"/>
        </w:rPr>
        <w:t>[13]</w:t>
      </w:r>
      <w:r>
        <w:t>. Prin înțelegerea acestor fluxuri de mesaje și rolul cadrelor implicate, pot fi dezvoltate atât aplicații funcționale (routere, sniffer-e), cât și instrumente de testare a securității wireless.</w:t>
      </w:r>
    </w:p>
    <w:p>
      <w:pPr>
        <w:pStyle w:val="14"/>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5013325" cy="2419985"/>
            <wp:effectExtent l="0" t="0" r="3175" b="5715"/>
            <wp:docPr id="20" name="Picture 20"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titled Diagram.drawio(1)"/>
                    <pic:cNvPicPr>
                      <a:picLocks noChangeAspect="1"/>
                    </pic:cNvPicPr>
                  </pic:nvPicPr>
                  <pic:blipFill>
                    <a:blip r:embed="rId14"/>
                    <a:stretch>
                      <a:fillRect/>
                    </a:stretch>
                  </pic:blipFill>
                  <pic:spPr>
                    <a:xfrm>
                      <a:off x="0" y="0"/>
                      <a:ext cx="5013325" cy="2419985"/>
                    </a:xfrm>
                    <a:prstGeom prst="rect">
                      <a:avLst/>
                    </a:prstGeom>
                  </pic:spPr>
                </pic:pic>
              </a:graphicData>
            </a:graphic>
          </wp:inline>
        </w:drawing>
      </w:r>
    </w:p>
    <w:p>
      <w:pPr>
        <w:pStyle w:val="7"/>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4.1</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2. Management frames</w:t>
      </w:r>
    </w:p>
    <w:p>
      <w:pPr>
        <w:pStyle w:val="14"/>
        <w:keepNext w:val="0"/>
        <w:keepLines w:val="0"/>
        <w:widowControl/>
        <w:suppressLineNumbers w:val="0"/>
        <w:ind w:firstLine="720" w:firstLineChars="0"/>
      </w:pPr>
      <w: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[11][12]. Ele conțin informații despre parametrii rețelei, inițiază procesele de autentificare și asociere, permit roaming-ul între AP-uri și gestionează deconectările controlate sau forțate.</w:t>
      </w:r>
      <w:r>
        <w:br w:type="textWrapping"/>
      </w:r>
      <w:r>
        <w:rPr>
          <w:rFonts w:hint="default"/>
          <w:lang w:val="en-US"/>
        </w:rPr>
        <w:tab/>
      </w:r>
      <w: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 [12].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Printre cele mai importante tipuri se numără: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Beacon – transmis de AP pentru a semnaliza existența rețelei;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Probe request/response – utilizate pentru căutarea și anunțarea activă a rețelelor;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Authentication/Deauthentication – inițiază sau încheie procesul de autentificare;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Association/Disassociation – realizează și încheie conexiunea logică MAC.</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 [12].</w:t>
      </w:r>
    </w:p>
    <w:p>
      <w:pPr>
        <w:pStyle w:val="14"/>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6" name="Picture 16"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Untitled Diagram.drawio"/>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438525" cy="3448050"/>
                    </a:xfrm>
                    <a:prstGeom prst="rect">
                      <a:avLst/>
                    </a:prstGeom>
                  </pic:spPr>
                </pic:pic>
              </a:graphicData>
            </a:graphic>
          </wp:inline>
        </w:drawing>
      </w:r>
    </w:p>
    <w:p>
      <w:pPr>
        <w:pStyle w:val="7"/>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[6][13]. Din acest motiv, aceste cadre sunt vizate în numeroase atacuri wireless (ex: DoS, Evil Twin, Captive Portal). Deși există extensii moderne ale standardului (ex. 802.11w – Protected Management Frames), suportul nu este universal, ceea ce lasă multe rețele și dispozitive vulnerabile [2].</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4.3. Beacon frames</w:t>
      </w:r>
    </w:p>
    <w:p>
      <w:pPr>
        <w:pStyle w:val="14"/>
        <w:keepNext w:val="0"/>
        <w:keepLines w:val="0"/>
        <w:widowControl/>
        <w:suppressLineNumbers w:val="0"/>
        <w:ind w:firstLine="720" w:firstLineChars="0"/>
      </w:pPr>
      <w: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 [11][12].</w:t>
      </w:r>
      <w:r>
        <w:br w:type="textWrapping"/>
      </w:r>
      <w:r>
        <w:rPr>
          <w:rFonts w:hint="default"/>
          <w:lang w:val="en-US"/>
        </w:rPr>
        <w:tab/>
      </w:r>
      <w: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SSID-ul rețelei (nume),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tipul și nivelul criptării (WEP/WPA2/WPA3),</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vitezele suportate,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canalul radio activ,</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extensii pentru roaming sau mesh,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capabilități de rețea (802.11n/ac/ax).</w:t>
      </w:r>
    </w:p>
    <w:p>
      <w:pPr>
        <w:pStyle w:val="14"/>
        <w:keepNext w:val="0"/>
        <w:keepLines w:val="0"/>
        <w:widowControl/>
        <w:suppressLineNumbers w:val="0"/>
        <w:ind w:left="0" w:leftChars="0" w:firstLine="0" w:firstLineChars="0"/>
        <w:jc w:val="center"/>
      </w:pPr>
      <w:r>
        <w:drawing>
          <wp:inline distT="0" distB="0" distL="114300" distR="114300">
            <wp:extent cx="5828030" cy="3271520"/>
            <wp:effectExtent l="0" t="0" r="1270" b="508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
                    <pic:cNvPicPr>
                      <a:picLocks noChangeAspect="1"/>
                    </pic:cNvPicPr>
                  </pic:nvPicPr>
                  <pic:blipFill>
                    <a:blip r:embed="rId17"/>
                    <a:stretch>
                      <a:fillRect/>
                    </a:stretch>
                  </pic:blipFill>
                  <pic:spPr>
                    <a:xfrm>
                      <a:off x="0" y="0"/>
                      <a:ext cx="5828030" cy="3271520"/>
                    </a:xfrm>
                    <a:prstGeom prst="rect">
                      <a:avLst/>
                    </a:prstGeom>
                    <a:noFill/>
                    <a:ln>
                      <a:noFill/>
                    </a:ln>
                  </pic:spPr>
                </pic:pic>
              </a:graphicData>
            </a:graphic>
          </wp:inline>
        </w:drawing>
      </w:r>
    </w:p>
    <w:p>
      <w:pPr>
        <w:pStyle w:val="7"/>
        <w:ind w:firstLine="0"/>
        <w:jc w:val="center"/>
        <w:rPr>
          <w:rFonts w:hint="default"/>
          <w:lang w:val="en-US" w:eastAsia="zh-CN"/>
        </w:rPr>
      </w:pPr>
      <w:r>
        <w:rPr>
          <w:rFonts w:hint="default" w:cs="Times New Roman"/>
          <w:b w:val="0"/>
          <w:bCs w:val="0"/>
          <w:kern w:val="0"/>
          <w:sz w:val="18"/>
          <w:szCs w:val="18"/>
          <w:lang w:val="en-US" w:eastAsia="zh-CN" w:bidi="ar"/>
        </w:rPr>
        <w:t>Fig 4.3</w:t>
      </w:r>
    </w:p>
    <w:p>
      <w:pPr>
        <w:pStyle w:val="14"/>
        <w:keepNext w:val="0"/>
        <w:keepLines w:val="0"/>
        <w:widowControl/>
        <w:suppressLineNumbers w:val="0"/>
        <w:ind w:firstLine="720" w:firstLineChars="0"/>
      </w:pPr>
      <w: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 [12].</w:t>
      </w:r>
      <w:r>
        <w:rPr>
          <w:rFonts w:hint="default"/>
          <w:lang w:val="en-US"/>
        </w:rPr>
        <w:t xml:space="preserve"> </w:t>
      </w:r>
      <w:r>
        <w:t>Deoarece beacon-urile sunt transmise în clar, fără criptare sau semnătură, acestea pot fi ușor imitate [13].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 [14].</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4. AP Flood prin beacon-uri</w:t>
      </w:r>
    </w:p>
    <w:p>
      <w:pPr>
        <w:pStyle w:val="14"/>
        <w:keepNext w:val="0"/>
        <w:keepLines w:val="0"/>
        <w:widowControl/>
        <w:suppressLineNumbers w:val="0"/>
        <w:ind w:firstLine="720" w:firstLineChars="0"/>
      </w:pPr>
      <w: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 [14].</w:t>
      </w:r>
      <w:r>
        <w:br w:type="textWrapping"/>
      </w:r>
      <w:r>
        <w:rPr>
          <w:rFonts w:hint="default"/>
          <w:lang w:val="en-US"/>
        </w:rPr>
        <w:tab/>
      </w:r>
      <w:r>
        <w:t>Dispozitive precum ESP32 permit programarea în așa fel încât să trimită beacon-uri într-o buclă, fiecare având un BSSID (MAC) diferit și un SSID unic sau mimat după rețele reale [10][15].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w:t>
      </w:r>
      <w:r>
        <w:rPr>
          <w:rFonts w:hint="default"/>
          <w:lang w:val="en-US"/>
        </w:rPr>
        <w:t xml:space="preserve"> </w:t>
      </w:r>
      <w:r>
        <w:t>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 [15].</w:t>
      </w:r>
      <w:r>
        <w:br w:type="textWrapping"/>
      </w:r>
      <w:r>
        <w:rPr>
          <w:rFonts w:hint="default"/>
          <w:lang w:val="en-US"/>
        </w:rPr>
        <w:tab/>
      </w:r>
      <w:r>
        <w:t>Beacon-urile false pot fi transmise și pe mai multe canale, crescând raza de acțiune a atacului. Deoarece standardul 802.11 nu include semnături sau criptare pentru beacon-uri, dispozitivele client nu au un mecanism nativ pentru a respinge beacon-urile falsificate [11][12]. Această lipsă de verificare le face vulnerabile chiar și în rețele moderne, în special dacă nu sunt folosite sisteme suplimentare de filtrare sau detecție a anomaliilor [14].</w:t>
      </w:r>
    </w:p>
    <w:p>
      <w:pPr>
        <w:pStyle w:val="14"/>
        <w:keepNext w:val="0"/>
        <w:keepLines w:val="0"/>
        <w:widowControl/>
        <w:suppressLineNumbers w:val="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4.4.1 Realizarea in practica</w:t>
      </w:r>
    </w:p>
    <w:p>
      <w:pPr>
        <w:pStyle w:val="14"/>
        <w:keepNext w:val="0"/>
        <w:keepLines w:val="0"/>
        <w:widowControl/>
        <w:suppressLineNumbers w:val="0"/>
        <w:ind w:firstLine="720" w:firstLineChars="0"/>
        <w:jc w:val="both"/>
      </w:pPr>
      <w:r>
        <w:rPr>
          <w:rFonts w:hint="default"/>
          <w:lang w:val="en-US"/>
        </w:rPr>
        <w:t>A</w:t>
      </w:r>
      <w:r>
        <w:t>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Structura funcțională a atacului în proiect</w:t>
      </w:r>
    </w:p>
    <w:p>
      <w:pPr>
        <w:pStyle w:val="14"/>
        <w:keepNext w:val="0"/>
        <w:keepLines w:val="0"/>
        <w:widowControl/>
        <w:suppressLineNumbers w:val="0"/>
        <w:ind w:firstLine="720" w:firstLineChars="0"/>
        <w:jc w:val="both"/>
      </w:pPr>
      <w:r>
        <w:t xml:space="preserve">Atacul este inițiat de către utilizator printr-un endpoint HTTP specific (ex: /flood) expus de serverul web al ESP32. </w:t>
      </w:r>
      <w:r>
        <w:rPr>
          <w:rFonts w:hint="default"/>
          <w:lang w:val="en-US"/>
        </w:rPr>
        <w:t>S</w:t>
      </w:r>
      <w:r>
        <w:t>erver</w:t>
      </w:r>
      <w:r>
        <w:rPr>
          <w:rFonts w:hint="default"/>
          <w:lang w:val="en-US"/>
        </w:rPr>
        <w:t>ul</w:t>
      </w:r>
      <w:r>
        <w:t xml:space="preserve">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4"/>
        <w:keepNext w:val="0"/>
        <w:keepLines w:val="0"/>
        <w:widowControl/>
        <w:suppressLineNumbers w:val="0"/>
        <w:jc w:val="both"/>
      </w:pPr>
      <w:r>
        <w:t>Pentru fiecare beacon generat, sunt completate următoarele câmpuri în pachetul beacon:</w:t>
      </w:r>
    </w:p>
    <w:p>
      <w:pPr>
        <w:pStyle w:val="14"/>
        <w:keepNext w:val="0"/>
        <w:keepLines w:val="0"/>
        <w:widowControl/>
        <w:suppressLineNumbers w:val="0"/>
        <w:ind w:left="720"/>
        <w:jc w:val="both"/>
      </w:pPr>
      <w:r>
        <w:rPr>
          <w:rStyle w:val="15"/>
        </w:rPr>
        <w:t>Frame Control (0x80, 0x00)</w:t>
      </w:r>
      <w:r>
        <w:t>: indică faptul că este un management frame de tip beacon.</w:t>
      </w:r>
    </w:p>
    <w:p>
      <w:pPr>
        <w:pStyle w:val="14"/>
        <w:keepNext w:val="0"/>
        <w:keepLines w:val="0"/>
        <w:widowControl/>
        <w:suppressLineNumbers w:val="0"/>
        <w:ind w:left="720"/>
        <w:jc w:val="both"/>
      </w:pPr>
      <w:r>
        <w:rPr>
          <w:rStyle w:val="15"/>
        </w:rPr>
        <w:t>Duration (0x00, 0x00)</w:t>
      </w:r>
      <w:r>
        <w:t>: câmp standard, fără importanță majoră pentru acest atac.</w:t>
      </w:r>
    </w:p>
    <w:p>
      <w:pPr>
        <w:pStyle w:val="14"/>
        <w:keepNext w:val="0"/>
        <w:keepLines w:val="0"/>
        <w:widowControl/>
        <w:suppressLineNumbers w:val="0"/>
        <w:ind w:left="720"/>
        <w:jc w:val="both"/>
      </w:pPr>
      <w:r>
        <w:rPr>
          <w:rStyle w:val="15"/>
        </w:rPr>
        <w:t>Destination address</w:t>
      </w:r>
      <w:r>
        <w:t>: adresa MAC de broadcast (FF:FF:FF:FF:FF:FF), indicând că pachetul este destinat tuturor stațiilor.</w:t>
      </w:r>
    </w:p>
    <w:p>
      <w:pPr>
        <w:pStyle w:val="14"/>
        <w:keepNext w:val="0"/>
        <w:keepLines w:val="0"/>
        <w:widowControl/>
        <w:suppressLineNumbers w:val="0"/>
        <w:ind w:left="720"/>
        <w:jc w:val="both"/>
      </w:pPr>
      <w:r>
        <w:rPr>
          <w:rStyle w:val="15"/>
        </w:rPr>
        <w:t>Source address &amp; BSSID</w:t>
      </w:r>
      <w:r>
        <w:t>: ambele setate identic și variate la fiecare beacon pentru a simula rețele unice. Ultimul octet este modificat în funcție de indexul beaconului.</w:t>
      </w:r>
    </w:p>
    <w:p>
      <w:pPr>
        <w:pStyle w:val="14"/>
        <w:keepNext w:val="0"/>
        <w:keepLines w:val="0"/>
        <w:widowControl/>
        <w:suppressLineNumbers w:val="0"/>
        <w:ind w:left="720"/>
        <w:jc w:val="both"/>
      </w:pPr>
      <w:r>
        <w:rPr>
          <w:rStyle w:val="15"/>
        </w:rPr>
        <w:t>Sequence/Fragment number</w:t>
      </w:r>
      <w:r>
        <w:t>: incrementat pentru fiecare SSID, permițând identificarea de cadre unice.</w:t>
      </w:r>
    </w:p>
    <w:p>
      <w:pPr>
        <w:pStyle w:val="14"/>
        <w:keepNext w:val="0"/>
        <w:keepLines w:val="0"/>
        <w:widowControl/>
        <w:suppressLineNumbers w:val="0"/>
        <w:ind w:left="720"/>
        <w:jc w:val="both"/>
      </w:pPr>
      <w:r>
        <w:rPr>
          <w:rStyle w:val="15"/>
        </w:rPr>
        <w:t>Timestamp</w:t>
      </w:r>
      <w:r>
        <w:t>: lăsat 0, va fi suprascris de hardware.</w:t>
      </w:r>
    </w:p>
    <w:p>
      <w:pPr>
        <w:pStyle w:val="14"/>
        <w:keepNext w:val="0"/>
        <w:keepLines w:val="0"/>
        <w:widowControl/>
        <w:suppressLineNumbers w:val="0"/>
        <w:ind w:left="720"/>
        <w:jc w:val="both"/>
      </w:pPr>
      <w:r>
        <w:rPr>
          <w:rStyle w:val="15"/>
        </w:rPr>
        <w:t>Beacon interval</w:t>
      </w:r>
      <w:r>
        <w:t>: 0x0064 (100ms standard).</w:t>
      </w:r>
    </w:p>
    <w:p>
      <w:pPr>
        <w:pStyle w:val="14"/>
        <w:keepNext w:val="0"/>
        <w:keepLines w:val="0"/>
        <w:widowControl/>
        <w:suppressLineNumbers w:val="0"/>
        <w:ind w:left="720"/>
        <w:jc w:val="both"/>
      </w:pPr>
      <w:r>
        <w:rPr>
          <w:rStyle w:val="15"/>
        </w:rPr>
        <w:t>Capability info</w:t>
      </w:r>
      <w:r>
        <w:t>: 0x0431 - stabilește capabilitățile AP-ului fals (suport standard).</w:t>
      </w:r>
    </w:p>
    <w:p>
      <w:pPr>
        <w:pStyle w:val="14"/>
        <w:keepNext w:val="0"/>
        <w:keepLines w:val="0"/>
        <w:widowControl/>
        <w:suppressLineNumbers w:val="0"/>
        <w:ind w:left="720"/>
        <w:jc w:val="both"/>
      </w:pPr>
      <w:r>
        <w:rPr>
          <w:rStyle w:val="15"/>
        </w:rPr>
        <w:t>SSID</w:t>
      </w:r>
      <w:r>
        <w:t>: este completat dinamic, luat dintr-o listă de șiruri de caractere predefinite. Lungimea și conținutul sunt scrise în beacon manual pentru fiecare pachet.</w:t>
      </w:r>
    </w:p>
    <w:p>
      <w:pPr>
        <w:pStyle w:val="14"/>
        <w:keepNext w:val="0"/>
        <w:keepLines w:val="0"/>
        <w:widowControl/>
        <w:suppressLineNumbers w:val="0"/>
        <w:ind w:left="720"/>
        <w:jc w:val="both"/>
      </w:pPr>
      <w:r>
        <w:rPr>
          <w:rStyle w:val="15"/>
        </w:rPr>
        <w:t>Supported rates</w:t>
      </w:r>
      <w:r>
        <w:t>: câmp fix care indică ratele de transmisie suportate (ex: 1 Mbps până la 36 Mbps).</w:t>
      </w:r>
    </w:p>
    <w:p>
      <w:pPr>
        <w:pStyle w:val="14"/>
        <w:keepNext w:val="0"/>
        <w:keepLines w:val="0"/>
        <w:widowControl/>
        <w:suppressLineNumbers w:val="0"/>
        <w:ind w:left="720"/>
        <w:jc w:val="both"/>
      </w:pPr>
      <w:r>
        <w:rPr>
          <w:rStyle w:val="15"/>
        </w:rPr>
        <w:t>DS Parameter set</w:t>
      </w:r>
      <w:r>
        <w:t>: indică canalul curent de transmisie (canalul 1 în implementare standard).</w:t>
      </w:r>
    </w:p>
    <w:p>
      <w:pPr>
        <w:pStyle w:val="14"/>
        <w:keepNext w:val="0"/>
        <w:keepLines w:val="0"/>
        <w:widowControl/>
        <w:suppressLineNumbers w:val="0"/>
        <w:ind w:left="720"/>
        <w:jc w:val="both"/>
      </w:pPr>
      <w:r>
        <w:rPr>
          <w:rStyle w:val="15"/>
        </w:rPr>
        <w:t>TIM (Traffic Indication Map)</w:t>
      </w:r>
      <w:r>
        <w:t>: informații despre buffer multicast pentru clienți în mod power-saving, completate cu valori standard.</w:t>
      </w:r>
    </w:p>
    <w:p>
      <w:pPr>
        <w:pStyle w:val="14"/>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18"/>
                    <a:stretch>
                      <a:fillRect/>
                    </a:stretch>
                  </pic:blipFill>
                  <pic:spPr>
                    <a:xfrm>
                      <a:off x="0" y="0"/>
                      <a:ext cx="6109970" cy="2199005"/>
                    </a:xfrm>
                    <a:prstGeom prst="rect">
                      <a:avLst/>
                    </a:prstGeom>
                  </pic:spPr>
                </pic:pic>
              </a:graphicData>
            </a:graphic>
          </wp:inline>
        </w:drawing>
      </w:r>
    </w:p>
    <w:p>
      <w:pPr>
        <w:pStyle w:val="7"/>
        <w:keepNext w:val="0"/>
        <w:keepLines w:val="0"/>
        <w:widowControl/>
        <w:suppressLineNumbers w:val="0"/>
        <w:ind w:left="0" w:leftChars="0"/>
        <w:jc w:val="center"/>
        <w:rPr>
          <w:rFonts w:hint="default"/>
          <w:lang w:val="en-US"/>
        </w:rPr>
      </w:pPr>
      <w:r>
        <w:rPr>
          <w:rFonts w:hint="default" w:cs="Times New Roman"/>
          <w:b w:val="0"/>
          <w:bCs w:val="0"/>
          <w:kern w:val="0"/>
          <w:sz w:val="18"/>
          <w:szCs w:val="18"/>
          <w:lang w:val="en-US" w:eastAsia="zh-CN" w:bidi="ar"/>
        </w:rPr>
        <w:t>Fig 4.4</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Mecanismul de execuție</w:t>
      </w:r>
    </w:p>
    <w:p>
      <w:pPr>
        <w:pStyle w:val="14"/>
        <w:keepNext w:val="0"/>
        <w:keepLines w:val="0"/>
        <w:widowControl/>
        <w:suppressLineNumbers w:val="0"/>
        <w:jc w:val="both"/>
      </w:pPr>
      <w:r>
        <w:t xml:space="preserve">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w:t>
      </w:r>
      <w:r>
        <w:rPr>
          <w:rStyle w:val="11"/>
        </w:rPr>
        <w:t>esp_wifi_80211_tx</w:t>
      </w:r>
      <w:r>
        <w:t>, care permite injectarea de cadre brute în rețea.</w:t>
      </w:r>
      <w:r>
        <w:br w:type="textWrapping"/>
      </w:r>
      <w:r>
        <w:t>Rata de transmitere este calculată în funcție de numărul total de SSID-uri și de un delay de 100 ms împărțit la acest număr, astfel încât toate beacon-urile să fie transmise ciclic și constant.</w:t>
      </w:r>
    </w:p>
    <w:p>
      <w:pPr>
        <w:pStyle w:val="14"/>
        <w:keepNext w:val="0"/>
        <w:keepLines w:val="0"/>
        <w:widowControl/>
        <w:suppressLineNumbers w:val="0"/>
        <w:jc w:val="both"/>
        <w:rPr>
          <w:b/>
          <w:bCs/>
        </w:rPr>
      </w:pPr>
      <w:r>
        <w:rPr>
          <w:b/>
          <w:bCs/>
        </w:rPr>
        <w:t>Impactul asupra rețelelor și clienților</w:t>
      </w:r>
    </w:p>
    <w:p>
      <w:pPr>
        <w:pStyle w:val="14"/>
        <w:keepNext w:val="0"/>
        <w:keepLines w:val="0"/>
        <w:widowControl/>
        <w:suppressLineNumbers w:val="0"/>
        <w:jc w:val="both"/>
      </w:pPr>
      <w:r>
        <w:t>Dispozitivele client vor interpreta fiecare beacon ca o rețea validă și o vor adăuga în lista de rețele disponibile. Această simulare masivă poate duce la:</w:t>
      </w:r>
    </w:p>
    <w:p>
      <w:pPr>
        <w:pStyle w:val="14"/>
        <w:keepNext w:val="0"/>
        <w:keepLines w:val="0"/>
        <w:widowControl/>
        <w:suppressLineNumbers w:val="0"/>
        <w:ind w:firstLine="720" w:firstLineChars="0"/>
        <w:jc w:val="both"/>
        <w:rPr>
          <w:rFonts w:ascii="Times New Roman" w:hAnsi="Times New Roman" w:eastAsia="SimSun" w:cs="Times New Roman"/>
          <w:kern w:val="0"/>
          <w:sz w:val="24"/>
          <w:szCs w:val="24"/>
          <w:lang w:val="en-US" w:eastAsia="zh-CN" w:bidi="ar"/>
        </w:rPr>
      </w:pPr>
      <w:r>
        <w:t>Saturația interfeței grafice de conectare (ex: Android, Windows);</w:t>
      </w:r>
      <w:r>
        <w:br w:type="textWrapping"/>
      </w:r>
      <w:r>
        <w:rPr>
          <w:rFonts w:hint="default"/>
          <w:lang w:val="en-US"/>
        </w:rPr>
        <w:tab/>
      </w:r>
      <w:r>
        <w:t>Întârzierea sau blocarea conectării la rețele reale;</w:t>
      </w:r>
      <w:r>
        <w:br w:type="textWrapping"/>
      </w:r>
      <w:r>
        <w:rPr>
          <w:rFonts w:hint="default"/>
          <w:lang w:val="en-US"/>
        </w:rPr>
        <w:tab/>
      </w:r>
      <w:r>
        <w:t>Încercări automate de conectare la rețele false dacă numele este memorat;</w:t>
      </w:r>
      <w:r>
        <w:br w:type="textWrapping"/>
      </w:r>
      <w:r>
        <w:rPr>
          <w:rFonts w:hint="default"/>
          <w:lang w:val="en-US"/>
        </w:rPr>
        <w:tab/>
      </w:r>
      <w:r>
        <w:t>Scăderea performanței Wi-Fi în aplicații legitime;</w:t>
      </w:r>
      <w:r>
        <w:br w:type="textWrapping"/>
      </w:r>
      <w:r>
        <w:rPr>
          <w:rFonts w:hint="default"/>
          <w:lang w:val="en-US"/>
        </w:rPr>
        <w:tab/>
      </w:r>
      <w:r>
        <w:t>Blocaje temporare în driverul rețelei sau scanare repetată eșuată.</w:t>
      </w:r>
    </w:p>
    <w:p>
      <w:pPr>
        <w:pStyle w:val="4"/>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Observații asupra limitelor</w:t>
      </w:r>
    </w:p>
    <w:p>
      <w:pPr>
        <w:pStyle w:val="14"/>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Deși foarte eficient vizual și funcțional în zone restrânse, atacul are câteva limitări:</w:t>
      </w:r>
    </w:p>
    <w:p>
      <w:pPr>
        <w:pStyle w:val="14"/>
        <w:keepNext w:val="0"/>
        <w:keepLines w:val="0"/>
        <w:widowControl/>
        <w:suppressLineNumbers w:val="0"/>
        <w:ind w:left="720"/>
        <w:jc w:val="both"/>
        <w:rPr>
          <w:rFonts w:hint="default" w:ascii="Times New Roman" w:hAnsi="Times New Roman" w:eastAsia="SimSun" w:cs="Times New Roman"/>
          <w:kern w:val="0"/>
          <w:sz w:val="24"/>
          <w:szCs w:val="24"/>
          <w:lang w:val="en-US" w:eastAsia="zh-CN" w:bidi="ar"/>
        </w:rPr>
      </w:pP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Nu poate forța conectarea clienților la rețele false fără o combinație cu alte atacuri (ex. deauth);</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Este limitat la puterea de transmisie a ESP32 și canalul pe care operează;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 xml:space="preserve">- </w:t>
      </w:r>
      <w:r>
        <w:rPr>
          <w:rFonts w:ascii="Times New Roman" w:hAnsi="Times New Roman" w:eastAsia="SimSun" w:cs="Times New Roman"/>
          <w:kern w:val="0"/>
          <w:sz w:val="24"/>
          <w:szCs w:val="24"/>
          <w:lang w:val="en-US" w:eastAsia="zh-CN" w:bidi="ar"/>
        </w:rPr>
        <w:t>Poate fi detectat de sisteme de monitorizare a traficului wireless.</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5. Deauthentication frames</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[11][12].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xml:space="preserve">- Antetul de control (Frame </w:t>
      </w:r>
      <w:r>
        <w:rPr>
          <w:rFonts w:hint="default" w:ascii="Times New Roman" w:hAnsi="Times New Roman" w:eastAsia="SimSun" w:cs="Times New Roman"/>
          <w:b w:val="0"/>
          <w:bCs w:val="0"/>
          <w:kern w:val="0"/>
          <w:sz w:val="24"/>
          <w:szCs w:val="24"/>
          <w:lang w:val="en-US" w:eastAsia="zh-CN" w:bidi="ar"/>
        </w:rPr>
        <w:t>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4"/>
        <w:keepNext w:val="0"/>
        <w:keepLines w:val="0"/>
        <w:widowControl/>
        <w:suppressLineNumbers w:val="0"/>
        <w:ind w:firstLine="720" w:firstLineChars="0"/>
      </w:pPr>
      <w: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br w:type="textWrapping"/>
      </w:r>
      <w:r>
        <w:rPr>
          <w:rFonts w:hint="default"/>
          <w:lang w:val="en-US"/>
        </w:rPr>
        <w:tab/>
      </w:r>
      <w:r>
        <w:t>Toate cadrele de tip deauthentication sunt transmise în clar, fără criptare sau protecție criptografică în standardul original [11]. Din acest motiv, ele sunt extrem de vulnerabile la falsificare. Un atacator aflat în apropierea rețelei poate genera manual cadre de acest tip folosind un adaptor Wi-Fi compatibil și software specializat (ex: aireplay-ng) [3]. Dispozitivele client, dacă recepționează aceste cadre false, consideră în mod legitim că au fost deautentificate și încheie conexiunea.</w:t>
      </w:r>
      <w:r>
        <w:br w:type="textWrapping"/>
      </w:r>
      <w:r>
        <w:rPr>
          <w:rFonts w:hint="default"/>
          <w:lang w:val="en-US"/>
        </w:rPr>
        <w:tab/>
      </w:r>
      <w: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[13]. Standardul IEEE 802.11w încearcă să adreseze această problemă prin introducerea „Protected Management Frames”, dar suportul este limitat [2].</w:t>
      </w:r>
      <w:r>
        <w:br w:type="textWrapping"/>
      </w:r>
      <w: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6. Atacurile de deautentificare</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[11][12]. Cu toate acestea, lipsa oricărei forme de autentificare a acestor cadre în standardul de bază le face extrem de vulnerabile la spoofing și abuz [13].</w:t>
      </w:r>
      <w:r>
        <w:br w:type="textWrapping"/>
      </w:r>
      <w:r>
        <w:rPr>
          <w:rFonts w:hint="default"/>
          <w:lang w:val="en-US"/>
        </w:rPr>
        <w:tab/>
      </w:r>
      <w: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 [13].</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Există două variante principale ale atacului: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val="0"/>
          <w:iCs w:val="0"/>
          <w:kern w:val="0"/>
          <w:sz w:val="24"/>
          <w:szCs w:val="24"/>
          <w:u w:val="single"/>
          <w:lang w:val="en-US" w:eastAsia="zh-CN" w:bidi="ar"/>
        </w:rPr>
        <w:t xml:space="preserve">Broadcast Deauthentication </w:t>
      </w:r>
      <w:r>
        <w:rPr>
          <w:rFonts w:hint="default" w:ascii="Times New Roman" w:hAnsi="Times New Roman" w:eastAsia="SimSun" w:cs="Times New Roman"/>
          <w:b w:val="0"/>
          <w:bCs w:val="0"/>
          <w:kern w:val="0"/>
          <w:sz w:val="24"/>
          <w:szCs w:val="24"/>
          <w:lang w:val="en-US" w:eastAsia="zh-CN" w:bidi="ar"/>
        </w:rPr>
        <w:t>–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Unicast Deauthentication</w:t>
      </w:r>
      <w:r>
        <w:rPr>
          <w:rFonts w:hint="default" w:ascii="Times New Roman" w:hAnsi="Times New Roman" w:eastAsia="SimSun" w:cs="Times New Roman"/>
          <w:b w:val="0"/>
          <w:bCs w:val="0"/>
          <w:kern w:val="0"/>
          <w:sz w:val="24"/>
          <w:szCs w:val="24"/>
          <w:lang w:val="en-US" w:eastAsia="zh-CN" w:bidi="ar"/>
        </w:rPr>
        <w:t xml:space="preserve"> – cadrele sunt trimise țintit către adresa MAC a unui client. Este mai eficient, deoarece dispozitivul client consideră sursa ca fiind autentică.</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atacator are nevoie de: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un adaptor Wi-Fi compatibil cu modul „monitor” și capabil de injecție de pachete,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software specializat (ex. aireplay-ng, mdk3, Scapy),</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identificarea adresei MAC a clientului și BSSID-ul AP-ului (prin scanare cu airodump-ng).</w:t>
      </w:r>
    </w:p>
    <w:p>
      <w:pPr>
        <w:pStyle w:val="14"/>
        <w:keepNext w:val="0"/>
        <w:keepLines w:val="0"/>
        <w:widowControl/>
        <w:suppressLineNumbers w:val="0"/>
      </w:pPr>
      <w:r>
        <w:t>Un exemplu tipic: atacatorul identifică un client activ, trimite cadre de deauthentication, clientul se deconectează și în timpul reconectării, atacatorul poate captura „4-way handshake”-ul pentru a încerca spargerea parolei WPA [1].</w:t>
      </w:r>
      <w:r>
        <w:br w:type="textWrapping"/>
      </w:r>
      <w:r>
        <w:t>Pentru a combate aceste atacuri, standardul 802.11w introduce Protected Management Frames (PMF), care criptează cadrele de management (inclusiv deauthentication) [2]. Totuși, multe dispozitive nu suportă complet acest standard, iar altele îl dezactivează din motive de compatibilitate. În absența PMF, rețelele rămân vulnerabile la atacuri de deautentificare, mai ales în medii publice sau nesecurizate [2].</w:t>
      </w:r>
    </w:p>
    <w:p>
      <w:pPr>
        <w:pStyle w:val="14"/>
        <w:keepNext w:val="0"/>
        <w:keepLines w:val="0"/>
        <w:widowControl/>
        <w:suppressLineNumbers w:val="0"/>
        <w:ind w:left="0" w:leftChars="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4.6.1 Realizarea in practica</w:t>
      </w:r>
    </w:p>
    <w:p>
      <w:pPr>
        <w:pStyle w:val="14"/>
        <w:keepNext w:val="0"/>
        <w:keepLines w:val="0"/>
        <w:widowControl/>
        <w:suppressLineNumbers w:val="0"/>
        <w:ind w:firstLine="720" w:firstLineChars="0"/>
        <w:jc w:val="both"/>
      </w:pPr>
      <w:r>
        <w:t>În cadrul proiectului atacul este structurat pe mai multe faze distincte, reflectând o abordare sistematică ce imită comportamentul natural al rețelelor Wi-Fi.</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1: Scanarea rețelelor</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2: Configurarea pentru atac</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ESP32 va putea intercepta pachetele trimise broadcast către AP-ul real (fiind pe același canal și cu aceeași identitate);</w:t>
      </w:r>
    </w:p>
    <w:p>
      <w:pPr>
        <w:pStyle w:val="14"/>
        <w:keepNext w:val="0"/>
        <w:keepLines w:val="0"/>
        <w:widowControl/>
        <w:numPr>
          <w:ilvl w:val="0"/>
          <w:numId w:val="4"/>
        </w:numPr>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Clienții care comunică cu AP-ul real pot trimite accidental pachete și către ESP32, mai ales în cazul în care semnalul ESP32 este mai puternic.</w:t>
      </w:r>
    </w:p>
    <w:p>
      <w:pPr>
        <w:pStyle w:val="1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Faza 3: Transmiterea cadrelor de deautentificare</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cadru de deautentificare include:</w:t>
      </w:r>
    </w:p>
    <w:p>
      <w:pPr>
        <w:pStyle w:val="14"/>
        <w:keepNext w:val="0"/>
        <w:keepLines w:val="0"/>
        <w:widowControl/>
        <w:suppressLineNumbers w:val="0"/>
        <w:ind w:firstLine="720" w:firstLineChars="0"/>
        <w:jc w:val="both"/>
      </w:pPr>
      <w:r>
        <w:rPr>
          <w:rFonts w:hint="default" w:ascii="Times New Roman" w:hAnsi="Times New Roman" w:eastAsia="SimSun" w:cs="Times New Roman"/>
          <w:b w:val="0"/>
          <w:bCs w:val="0"/>
          <w:i/>
          <w:iCs/>
          <w:kern w:val="0"/>
          <w:sz w:val="24"/>
          <w:szCs w:val="24"/>
          <w:u w:val="none"/>
          <w:lang w:val="en-US" w:eastAsia="zh-CN" w:bidi="ar"/>
        </w:rPr>
        <w:t>Frame Control</w:t>
      </w:r>
      <w:r>
        <w:rPr>
          <w:rFonts w:hint="default" w:ascii="Times New Roman" w:hAnsi="Times New Roman" w:eastAsia="SimSun" w:cs="Times New Roman"/>
          <w:b w:val="0"/>
          <w:bCs w:val="0"/>
          <w:kern w:val="0"/>
          <w:sz w:val="24"/>
          <w:szCs w:val="24"/>
          <w:lang w:val="en-US" w:eastAsia="zh-CN" w:bidi="ar"/>
        </w:rPr>
        <w:t>: setat pentru a indica un management frame de tip deauth;</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Duration</w:t>
      </w:r>
      <w:r>
        <w:rPr>
          <w:rFonts w:hint="default" w:ascii="Times New Roman" w:hAnsi="Times New Roman" w:eastAsia="SimSun" w:cs="Times New Roman"/>
          <w:b w:val="0"/>
          <w:bCs w:val="0"/>
          <w:kern w:val="0"/>
          <w:sz w:val="24"/>
          <w:szCs w:val="24"/>
          <w:lang w:val="en-US" w:eastAsia="zh-CN" w:bidi="ar"/>
        </w:rPr>
        <w:t>: câmp uzual setat la 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Destination Address (DA)</w:t>
      </w:r>
      <w:r>
        <w:rPr>
          <w:rFonts w:hint="default" w:ascii="Times New Roman" w:hAnsi="Times New Roman" w:eastAsia="SimSun" w:cs="Times New Roman"/>
          <w:b w:val="0"/>
          <w:bCs w:val="0"/>
          <w:kern w:val="0"/>
          <w:sz w:val="24"/>
          <w:szCs w:val="24"/>
          <w:lang w:val="en-US" w:eastAsia="zh-CN" w:bidi="ar"/>
        </w:rPr>
        <w:t>: adresa MAC a clientului;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Source Address (SA)</w:t>
      </w:r>
      <w:r>
        <w:rPr>
          <w:rFonts w:hint="default" w:ascii="Times New Roman" w:hAnsi="Times New Roman" w:eastAsia="SimSun" w:cs="Times New Roman"/>
          <w:b w:val="0"/>
          <w:bCs w:val="0"/>
          <w:kern w:val="0"/>
          <w:sz w:val="24"/>
          <w:szCs w:val="24"/>
          <w:lang w:val="en-US" w:eastAsia="zh-CN" w:bidi="ar"/>
        </w:rPr>
        <w:t>: adresa MAC a AP-ului (fals, în cazul nostru);</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BSSID</w:t>
      </w:r>
      <w:r>
        <w:rPr>
          <w:rFonts w:hint="default" w:ascii="Times New Roman" w:hAnsi="Times New Roman" w:eastAsia="SimSun" w:cs="Times New Roman"/>
          <w:b w:val="0"/>
          <w:bCs w:val="0"/>
          <w:kern w:val="0"/>
          <w:sz w:val="24"/>
          <w:szCs w:val="24"/>
          <w:lang w:val="en-US" w:eastAsia="zh-CN" w:bidi="ar"/>
        </w:rPr>
        <w:t>: adresa MAC a AP-ului;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i/>
          <w:iCs/>
          <w:kern w:val="0"/>
          <w:sz w:val="24"/>
          <w:szCs w:val="24"/>
          <w:lang w:val="en-US" w:eastAsia="zh-CN" w:bidi="ar"/>
        </w:rPr>
        <w:t>Reason Code</w:t>
      </w:r>
      <w:r>
        <w:rPr>
          <w:rFonts w:hint="default" w:ascii="Times New Roman" w:hAnsi="Times New Roman" w:eastAsia="SimSun" w:cs="Times New Roman"/>
          <w:b w:val="0"/>
          <w:bCs w:val="0"/>
          <w:kern w:val="0"/>
          <w:sz w:val="24"/>
          <w:szCs w:val="24"/>
          <w:lang w:val="en-US" w:eastAsia="zh-CN" w:bidi="ar"/>
        </w:rPr>
        <w:t>: motivul de deautentificare, de obicei 0x0001 (stația a fost deautentificată de AP).</w:t>
      </w:r>
    </w:p>
    <w:p>
      <w:pPr>
        <w:pStyle w:val="14"/>
        <w:keepNext w:val="0"/>
        <w:keepLines w:val="0"/>
        <w:widowControl/>
        <w:suppressLineNumbers w:val="0"/>
        <w:jc w:val="both"/>
      </w:pPr>
      <w:r>
        <w:t xml:space="preserve">ESP32 folosește funcția de transmisie de cadre brute </w:t>
      </w:r>
      <w:r>
        <w:rPr>
          <w:rStyle w:val="11"/>
        </w:rPr>
        <w:t>esp_wifi_80211_tx</w:t>
      </w:r>
      <w:r>
        <w:t xml:space="preserve">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14"/>
        <w:keepNext w:val="0"/>
        <w:keepLines w:val="0"/>
        <w:widowControl/>
        <w:suppressLineNumbers w:val="0"/>
        <w:jc w:val="both"/>
        <w:rPr>
          <w:rFonts w:hint="default"/>
          <w:lang w:val="en-US" w:eastAsia="zh-CN"/>
        </w:rPr>
      </w:pP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Efectul atacului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încerce reconectarea automată (declanșând un nou atac);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se conecteze la un AP fals (dacă este disponibil un Evil Twin);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Să intre într-un ciclu de conectare-deconectare, afectând grav utilizabilitatea rețelei.</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7. Ce este DNS</w:t>
      </w:r>
    </w:p>
    <w:p>
      <w:pPr>
        <w:pStyle w:val="14"/>
        <w:keepNext w:val="0"/>
        <w:keepLines w:val="0"/>
        <w:widowControl/>
        <w:suppressLineNumbers w:val="0"/>
        <w:ind w:firstLine="720" w:firstLineChars="0"/>
      </w:pPr>
      <w:r>
        <w:t xml:space="preserve">DNS (Domain Name System) este un sistem esențial pentru funcționarea internetului, responsabil pentru traducerea numelor de domenii ușor de înțeles de oameni (ex: </w:t>
      </w:r>
      <w:r>
        <w:fldChar w:fldCharType="begin"/>
      </w:r>
      <w:r>
        <w:instrText xml:space="preserve"> HYPERLINK "http://www.example.com" \t "/home/robert/Documents\\x/_new" </w:instrText>
      </w:r>
      <w:r>
        <w:fldChar w:fldCharType="separate"/>
      </w:r>
      <w:r>
        <w:rPr>
          <w:rStyle w:val="13"/>
        </w:rPr>
        <w:t>www.example.com</w:t>
      </w:r>
      <w:r>
        <w:fldChar w:fldCharType="end"/>
      </w:r>
      <w:r>
        <w:t>) în adrese IP (ex: 93.184.216.34), pe care calculatoarele le pot utiliza pentru a comunica între ele [16]. Sistemul DNS funcționează ca o agendă telefonică distribuită, oferind rapid adresa unui server atunci când un utilizator introduce un URL într-un browser.</w:t>
      </w:r>
      <w:r>
        <w:br w:type="textWrapping"/>
      </w:r>
      <w:r>
        <w:rPr>
          <w:rFonts w:hint="default"/>
          <w:lang w:val="en-US"/>
        </w:rPr>
        <w:tab/>
      </w:r>
      <w:r>
        <w:t>Organizarea acestuia este ierarhică.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 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 [16].</w:t>
      </w:r>
      <w:r>
        <w:br w:type="textWrapping"/>
      </w:r>
      <w:r>
        <w:t>Sistemul DNS este rapid, flexibil și extensibil, dar prezintă și puncte slabe: interogările sunt de obicei transmise în text clar (UDP pe portul 53), fără criptare, ceea ce permite interceptarea, modificarea sau manipularea lor de către atacatori [13].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 [13].</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8. Mesajele DNS</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Un mesaj DNS conține următoarele secțiuni:</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Header </w:t>
      </w:r>
      <w:r>
        <w:rPr>
          <w:rFonts w:hint="default" w:ascii="Times New Roman" w:hAnsi="Times New Roman" w:eastAsia="SimSun" w:cs="Times New Roman"/>
          <w:b w:val="0"/>
          <w:bCs w:val="0"/>
          <w:kern w:val="0"/>
          <w:sz w:val="24"/>
          <w:szCs w:val="24"/>
          <w:lang w:val="en-US" w:eastAsia="zh-CN" w:bidi="ar"/>
        </w:rPr>
        <w:t>– 12 octeți care includ ID-ul unic al cererii, tipul mesajului (query/response), coduri de eroare, câmpuri de control (ex: dacă este răspuns autoritar, dacă se permite recursivitate).</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u w:val="single"/>
          <w:lang w:val="en-US" w:eastAsia="zh-CN" w:bidi="ar"/>
        </w:rPr>
        <w:t xml:space="preserve">Question </w:t>
      </w:r>
      <w:r>
        <w:rPr>
          <w:rFonts w:hint="default" w:ascii="Times New Roman" w:hAnsi="Times New Roman" w:eastAsia="SimSun" w:cs="Times New Roman"/>
          <w:b w:val="0"/>
          <w:bCs w:val="0"/>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Answer </w:t>
      </w:r>
      <w:r>
        <w:rPr>
          <w:rFonts w:hint="default" w:ascii="Times New Roman" w:hAnsi="Times New Roman" w:eastAsia="SimSun" w:cs="Times New Roman"/>
          <w:b w:val="0"/>
          <w:bCs w:val="0"/>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Authority </w:t>
      </w:r>
      <w:r>
        <w:rPr>
          <w:rFonts w:hint="default" w:ascii="Times New Roman" w:hAnsi="Times New Roman" w:eastAsia="SimSun" w:cs="Times New Roman"/>
          <w:b w:val="0"/>
          <w:bCs w:val="0"/>
          <w:kern w:val="0"/>
          <w:sz w:val="24"/>
          <w:szCs w:val="24"/>
          <w:lang w:val="en-US" w:eastAsia="zh-CN" w:bidi="ar"/>
        </w:rPr>
        <w:t>– indică serverul autoritar pentru domeniul interogat.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u w:val="single"/>
          <w:lang w:val="en-US" w:eastAsia="zh-CN" w:bidi="ar"/>
        </w:rPr>
        <w:t xml:space="preserve">Additional </w:t>
      </w:r>
      <w:r>
        <w:rPr>
          <w:rFonts w:hint="default" w:ascii="Times New Roman" w:hAnsi="Times New Roman" w:eastAsia="SimSun" w:cs="Times New Roman"/>
          <w:b w:val="0"/>
          <w:bCs w:val="0"/>
          <w:kern w:val="0"/>
          <w:sz w:val="24"/>
          <w:szCs w:val="24"/>
          <w:lang w:val="en-US" w:eastAsia="zh-CN" w:bidi="ar"/>
        </w:rPr>
        <w:t>– poate include informații adiționale utile (ex: alte IP-uri, TTL, recorduri de tip OPT pentru EDNS)</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suppressLineNumbers w:val="0"/>
        <w:ind w:left="0" w:leftChars="0" w:firstLine="720" w:firstLineChars="0"/>
        <w:jc w:val="center"/>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19"/>
                    <a:stretch>
                      <a:fillRect/>
                    </a:stretch>
                  </pic:blipFill>
                  <pic:spPr>
                    <a:xfrm>
                      <a:off x="0" y="0"/>
                      <a:ext cx="4885690" cy="3434715"/>
                    </a:xfrm>
                    <a:prstGeom prst="rect">
                      <a:avLst/>
                    </a:prstGeom>
                    <a:noFill/>
                    <a:ln>
                      <a:noFill/>
                    </a:ln>
                  </pic:spPr>
                </pic:pic>
              </a:graphicData>
            </a:graphic>
          </wp:inline>
        </w:drawing>
      </w:r>
    </w:p>
    <w:p>
      <w:pPr>
        <w:pStyle w:val="7"/>
        <w:jc w:val="center"/>
        <w:rPr>
          <w:rFonts w:hint="default"/>
          <w:lang w:val="en-US" w:eastAsia="zh-CN"/>
        </w:rPr>
      </w:pPr>
      <w:r>
        <w:rPr>
          <w:rFonts w:hint="default" w:cs="Times New Roman"/>
          <w:b w:val="0"/>
          <w:bCs w:val="0"/>
          <w:kern w:val="0"/>
          <w:sz w:val="18"/>
          <w:szCs w:val="18"/>
          <w:lang w:val="en-US" w:eastAsia="zh-CN" w:bidi="ar"/>
        </w:rPr>
        <w:t>Fig 4.5</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8" name="Picture 8"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7"/>
                    <pic:cNvPicPr>
                      <a:picLocks noChangeAspect="1"/>
                    </pic:cNvPicPr>
                  </pic:nvPicPr>
                  <pic:blipFill>
                    <a:blip r:embed="rId20"/>
                    <a:stretch>
                      <a:fillRect/>
                    </a:stretch>
                  </pic:blipFill>
                  <pic:spPr>
                    <a:xfrm>
                      <a:off x="0" y="0"/>
                      <a:ext cx="6111875" cy="1736725"/>
                    </a:xfrm>
                    <a:prstGeom prst="rect">
                      <a:avLst/>
                    </a:prstGeom>
                  </pic:spPr>
                </pic:pic>
              </a:graphicData>
            </a:graphic>
          </wp:inline>
        </w:drawing>
      </w:r>
    </w:p>
    <w:p>
      <w:pPr>
        <w:pStyle w:val="7"/>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4.6</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w:t>
      </w:r>
      <w:r>
        <w:rPr>
          <w:rFonts w:hint="default" w:cs="Times New Roman"/>
          <w:b w:val="0"/>
          <w:bCs w:val="0"/>
          <w:kern w:val="0"/>
          <w:sz w:val="24"/>
          <w:szCs w:val="24"/>
          <w:lang w:val="en-US" w:eastAsia="zh-CN" w:bidi="ar"/>
        </w:rPr>
        <w:t xml:space="preserve"> [13]</w:t>
      </w:r>
      <w:r>
        <w:rPr>
          <w:rFonts w:hint="default" w:ascii="Times New Roman" w:hAnsi="Times New Roman" w:eastAsia="SimSun" w:cs="Times New Roman"/>
          <w:b w:val="0"/>
          <w:bCs w:val="0"/>
          <w:kern w:val="0"/>
          <w:sz w:val="24"/>
          <w:szCs w:val="24"/>
          <w:lang w:val="en-US" w:eastAsia="zh-CN" w:bidi="ar"/>
        </w:rPr>
        <w:t>. Această tehnică stă la baza atacului de tip DNS Hijacking. Tehnologiile moderne încearcă să contracareze aceste riscuri prin validare criptografică (DNSSEC) sau criptare completă a transportului (DoT, DoH), dar implementarea nu este universală</w:t>
      </w:r>
      <w:r>
        <w:rPr>
          <w:rFonts w:hint="default" w:cs="Times New Roman"/>
          <w:b w:val="0"/>
          <w:bCs w:val="0"/>
          <w:kern w:val="0"/>
          <w:sz w:val="24"/>
          <w:szCs w:val="24"/>
          <w:lang w:val="en-US" w:eastAsia="zh-CN" w:bidi="ar"/>
        </w:rPr>
        <w:t xml:space="preserve"> [13]</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suppressLineNumbers w:val="0"/>
        <w:ind w:left="0" w:leftChars="0"/>
        <w:jc w:val="both"/>
      </w:pPr>
    </w:p>
    <w:p>
      <w:pPr>
        <w:pStyle w:val="14"/>
        <w:keepNext w:val="0"/>
        <w:keepLines w:val="0"/>
        <w:widowControl/>
        <w:suppressLineNumbers w:val="0"/>
        <w:ind w:left="0" w:leftChars="0"/>
        <w:jc w:val="both"/>
        <w:rPr>
          <w:rFonts w:hint="default" w:ascii="Times New Roman" w:hAnsi="Times New Roman" w:eastAsia="SimSun" w:cs="Times New Roman"/>
          <w:b w:val="0"/>
          <w:bCs w:val="0"/>
          <w:kern w:val="0"/>
          <w:sz w:val="24"/>
          <w:szCs w:val="24"/>
          <w:lang w:val="en-US" w:eastAsia="zh-CN" w:bidi="ar"/>
        </w:rPr>
      </w:pPr>
      <w:r>
        <w:rPr>
          <w:rFonts w:hint="default" w:cs="Times New Roman"/>
          <w:b/>
          <w:bCs/>
          <w:kern w:val="0"/>
          <w:sz w:val="24"/>
          <w:szCs w:val="24"/>
          <w:lang w:val="en-US" w:eastAsia="zh-CN" w:bidi="ar"/>
        </w:rPr>
        <w:t>4.</w:t>
      </w:r>
      <w:r>
        <w:rPr>
          <w:rFonts w:hint="default" w:ascii="Times New Roman" w:hAnsi="Times New Roman" w:eastAsia="SimSun" w:cs="Times New Roman"/>
          <w:b/>
          <w:bCs/>
          <w:kern w:val="0"/>
          <w:sz w:val="24"/>
          <w:szCs w:val="24"/>
          <w:lang w:val="en-US" w:eastAsia="zh-CN" w:bidi="ar"/>
        </w:rPr>
        <w:t>9. DNS Hijacking</w:t>
      </w:r>
    </w:p>
    <w:p>
      <w:pPr>
        <w:pStyle w:val="14"/>
        <w:keepNext w:val="0"/>
        <w:keepLines w:val="0"/>
        <w:widowControl/>
        <w:suppressLineNumbers w:val="0"/>
        <w:ind w:left="0" w:leftChars="0"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w:t>
      </w:r>
      <w:r>
        <w:rPr>
          <w:rFonts w:hint="default" w:cs="Times New Roman"/>
          <w:b w:val="0"/>
          <w:bCs w:val="0"/>
          <w:kern w:val="0"/>
          <w:sz w:val="24"/>
          <w:szCs w:val="24"/>
          <w:lang w:val="en-US" w:eastAsia="zh-CN" w:bidi="ar"/>
        </w:rPr>
        <w:t xml:space="preserve"> [13][16]</w:t>
      </w:r>
      <w:r>
        <w:rPr>
          <w:rFonts w:hint="default" w:ascii="Times New Roman" w:hAnsi="Times New Roman" w:eastAsia="SimSun" w:cs="Times New Roman"/>
          <w:b w:val="0"/>
          <w:bCs w:val="0"/>
          <w:kern w:val="0"/>
          <w:sz w:val="24"/>
          <w:szCs w:val="24"/>
          <w:lang w:val="en-US" w:eastAsia="zh-CN" w:bidi="ar"/>
        </w:rPr>
        <w:t>. Un dispozitiv compromis sau un atacator aflat în aceeași rețea poate intercepta cererea DNS și trimite un răspuns modificat mai rapid decât serverul legitim, convingând clientul că adresa IP a site-ului solicitat este alta</w:t>
      </w:r>
      <w:r>
        <w:rPr>
          <w:rFonts w:hint="default" w:cs="Times New Roman"/>
          <w:b w:val="0"/>
          <w:bCs w:val="0"/>
          <w:kern w:val="0"/>
          <w:sz w:val="24"/>
          <w:szCs w:val="24"/>
          <w:lang w:val="en-US" w:eastAsia="zh-CN" w:bidi="ar"/>
        </w:rPr>
        <w:t xml:space="preserve"> [16]</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Atacul poate avea loc în mai multe moduri: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w:t>
      </w:r>
      <w:r>
        <w:rPr>
          <w:rFonts w:hint="default" w:cs="Times New Roman"/>
          <w:b w:val="0"/>
          <w:bCs w:val="0"/>
          <w:kern w:val="0"/>
          <w:sz w:val="24"/>
          <w:szCs w:val="24"/>
          <w:lang w:val="en-US" w:eastAsia="zh-CN" w:bidi="ar"/>
        </w:rPr>
        <w:t xml:space="preserve"> [15]</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w:t>
      </w:r>
      <w:r>
        <w:rPr>
          <w:rFonts w:hint="default" w:cs="Times New Roman"/>
          <w:b w:val="0"/>
          <w:bCs w:val="0"/>
          <w:kern w:val="0"/>
          <w:sz w:val="24"/>
          <w:szCs w:val="24"/>
          <w:lang w:val="en-US" w:eastAsia="zh-CN" w:bidi="ar"/>
        </w:rPr>
        <w:t xml:space="preserve"> [13]</w:t>
      </w:r>
      <w:r>
        <w:rPr>
          <w:rFonts w:hint="default" w:ascii="Times New Roman" w:hAnsi="Times New Roman" w:eastAsia="SimSun" w:cs="Times New Roman"/>
          <w:b w:val="0"/>
          <w:bCs w:val="0"/>
          <w:kern w:val="0"/>
          <w:sz w:val="24"/>
          <w:szCs w:val="24"/>
          <w:lang w:val="en-US" w:eastAsia="zh-CN" w:bidi="ar"/>
        </w:rPr>
        <w:t>.</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1"/>
                    <a:stretch>
                      <a:fillRect/>
                    </a:stretch>
                  </pic:blipFill>
                  <pic:spPr>
                    <a:xfrm>
                      <a:off x="0" y="0"/>
                      <a:ext cx="4496435" cy="2998470"/>
                    </a:xfrm>
                    <a:prstGeom prst="rect">
                      <a:avLst/>
                    </a:prstGeom>
                  </pic:spPr>
                </pic:pic>
              </a:graphicData>
            </a:graphic>
          </wp:inline>
        </w:drawing>
      </w:r>
    </w:p>
    <w:p>
      <w:pPr>
        <w:pStyle w:val="7"/>
        <w:jc w:val="center"/>
        <w:rPr>
          <w:rFonts w:hint="default" w:cs="Times New Roman"/>
          <w:b/>
          <w:bCs/>
          <w:kern w:val="0"/>
          <w:sz w:val="24"/>
          <w:szCs w:val="24"/>
          <w:lang w:val="en-US" w:eastAsia="zh-CN" w:bidi="ar"/>
        </w:rPr>
      </w:pPr>
      <w:r>
        <w:rPr>
          <w:rFonts w:hint="default" w:cs="Times New Roman"/>
          <w:b w:val="0"/>
          <w:bCs w:val="0"/>
          <w:kern w:val="0"/>
          <w:sz w:val="18"/>
          <w:szCs w:val="18"/>
          <w:lang w:val="en-US" w:eastAsia="zh-CN" w:bidi="ar"/>
        </w:rPr>
        <w:t>Fig 4.7</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r>
        <w:rPr>
          <w:rFonts w:hint="default" w:cs="Times New Roman"/>
          <w:b/>
          <w:bCs/>
          <w:kern w:val="0"/>
          <w:sz w:val="24"/>
          <w:szCs w:val="24"/>
          <w:lang w:val="en-US" w:eastAsia="zh-CN" w:bidi="ar"/>
        </w:rPr>
        <w:t>4.9.1 Realizarea in practica</w:t>
      </w:r>
    </w:p>
    <w:p>
      <w:pPr>
        <w:pStyle w:val="14"/>
        <w:keepNext w:val="0"/>
        <w:keepLines w:val="0"/>
        <w:widowControl/>
        <w:suppressLineNumbers w:val="0"/>
        <w:ind w:firstLine="720" w:firstLineChars="0"/>
        <w:jc w:val="both"/>
      </w:pPr>
      <w: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Inițializarea serverului DNS</w:t>
      </w:r>
    </w:p>
    <w:p>
      <w:pPr>
        <w:pStyle w:val="14"/>
        <w:keepNext w:val="0"/>
        <w:keepLines w:val="0"/>
        <w:widowControl/>
        <w:suppressLineNumbers w:val="0"/>
        <w:jc w:val="both"/>
      </w:pPr>
      <w:r>
        <w:t xml:space="preserve">Serverul DNS rulează ca un task separat, utilizând un socket UDP legat la portul standard DNS (53). La inițializare, se creează un socket și se face binding la adresa locală </w:t>
      </w:r>
      <w:r>
        <w:rPr>
          <w:rStyle w:val="11"/>
        </w:rPr>
        <w:t>INADDR_ANY</w:t>
      </w:r>
      <w:r>
        <w:t>, ceea ce înseamnă că serverul va asculta pe toate interfețele disponibile pentru cereri DNS.</w:t>
      </w:r>
      <w:r>
        <w:br w:type="textWrapping"/>
      </w:r>
      <w:r>
        <w:t xml:space="preserve">Dacă bindingul este reușit, serverul intră într-o buclă infinită în care ascultă cereri folosind </w:t>
      </w:r>
      <w:r>
        <w:rPr>
          <w:rStyle w:val="11"/>
        </w:rPr>
        <w:t>recvfrom()</w:t>
      </w:r>
      <w:r>
        <w:t>. Pachetele primite sunt analizate și interpretate ca interogări DNS.</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Parsarea numelui de domeniu</w:t>
      </w:r>
    </w:p>
    <w:p>
      <w:pPr>
        <w:pStyle w:val="14"/>
        <w:keepNext w:val="0"/>
        <w:keepLines w:val="0"/>
        <w:widowControl/>
        <w:suppressLineNumbers w:val="0"/>
        <w:ind w:firstLine="720" w:firstLineChars="0"/>
        <w:jc w:val="both"/>
      </w:pPr>
      <w:r>
        <w:t xml:space="preserve">Pentru a interpreta interogarea DNS, funcția </w:t>
      </w:r>
      <w:r>
        <w:rPr>
          <w:rStyle w:val="11"/>
        </w:rPr>
        <w:t>get_query_name()</w:t>
      </w:r>
      <w:r>
        <w:t xml:space="preserve"> este folosită pentru a extrage numele domeniului din secțiunea de întrebări a pachetului. Domeniul este extras folosind convenția DNS de tip etichetă: lungimea fiecărui segment urmată de caracterele segmentului. De exemplu, </w:t>
      </w:r>
      <w:r>
        <w:rPr>
          <w:rStyle w:val="11"/>
        </w:rPr>
        <w:t>facebook.com</w:t>
      </w:r>
      <w:r>
        <w:t xml:space="preserve"> apare în pachet ca </w:t>
      </w:r>
      <w:r>
        <w:rPr>
          <w:rStyle w:val="11"/>
        </w:rPr>
        <w:t>0x08 'facebook' 0x03 'com' 0x00</w:t>
      </w:r>
      <w:r>
        <w:t>.</w:t>
      </w:r>
      <w:r>
        <w:rPr>
          <w:rFonts w:hint="default"/>
          <w:lang w:val="en-US"/>
        </w:rPr>
        <w:t xml:space="preserve"> </w:t>
      </w:r>
      <w:r>
        <w:t>Această funcție reconstruiește domeniul complet și îl salvează într-un buffer pentru a putea fi comparat mai târziu.</w:t>
      </w:r>
    </w:p>
    <w:p>
      <w:pPr>
        <w:pStyle w:val="4"/>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Tratarea cererii DNS</w:t>
      </w:r>
    </w:p>
    <w:p>
      <w:pPr>
        <w:pStyle w:val="14"/>
        <w:keepNext w:val="0"/>
        <w:keepLines w:val="0"/>
        <w:widowControl/>
        <w:suppressLineNumbers w:val="0"/>
        <w:ind w:firstLine="720" w:firstLineChars="0"/>
        <w:jc w:val="both"/>
      </w:pPr>
      <w:r>
        <w:t>După ce se obține domeniul, serverul verifică dacă acesta este ținta (de exemplu, facebook.com sau www.facebook.com). Dacă da, construiește un răspuns DNS valid, direcționând domeniul către adresa IP a ESP32 (ex. 192.168.10.1).</w:t>
      </w:r>
    </w:p>
    <w:p>
      <w:pPr>
        <w:pStyle w:val="14"/>
        <w:keepNext w:val="0"/>
        <w:keepLines w:val="0"/>
        <w:widowControl/>
        <w:suppressLineNumbers w:val="0"/>
        <w:ind w:firstLine="720" w:firstLineChars="0"/>
        <w:jc w:val="both"/>
      </w:pPr>
      <w:r>
        <w:rPr>
          <w:rFonts w:hint="default"/>
          <w:lang w:val="en-US"/>
        </w:rPr>
        <w:t xml:space="preserve">- </w:t>
      </w:r>
      <w:r>
        <w:t>Se setează bitul QR (Query Response) pentru a marca pachetul ca răspuns.</w:t>
      </w:r>
      <w:r>
        <w:br w:type="textWrapping"/>
      </w:r>
      <w:r>
        <w:rPr>
          <w:rFonts w:hint="default"/>
          <w:lang w:val="en-US"/>
        </w:rPr>
        <w:tab/>
      </w:r>
      <w:r>
        <w:rPr>
          <w:rFonts w:hint="default"/>
          <w:lang w:val="en-US"/>
        </w:rPr>
        <w:t xml:space="preserve">- </w:t>
      </w:r>
      <w:r>
        <w:t>Se completează câmpul ANCOUNT cu valoarea 1 (există un singur răspuns).</w:t>
      </w:r>
      <w:r>
        <w:br w:type="textWrapping"/>
      </w:r>
      <w:r>
        <w:rPr>
          <w:rFonts w:hint="default"/>
          <w:lang w:val="en-US"/>
        </w:rPr>
        <w:tab/>
      </w:r>
      <w:r>
        <w:rPr>
          <w:rFonts w:hint="default"/>
          <w:lang w:val="en-US"/>
        </w:rPr>
        <w:t xml:space="preserve">- </w:t>
      </w:r>
      <w:r>
        <w:t>Se adaugă în secțiunea de răspuns un record de tip A (adresa IPv4), cu un TTL de 120 secunde și adresa ESP32 codificată pe 4 octeți.</w:t>
      </w:r>
    </w:p>
    <w:p>
      <w:pPr>
        <w:pStyle w:val="14"/>
        <w:keepNext w:val="0"/>
        <w:keepLines w:val="0"/>
        <w:widowControl/>
        <w:suppressLineNumbers w:val="0"/>
        <w:jc w:val="both"/>
      </w:pPr>
      <w:r>
        <w:t>Clientul care a făcut cererea va interpreta acest răspuns ca valid și va încerca să se conecteze la adresa IP furnizată, adică la ESP32, în loc de serverul real.</w:t>
      </w:r>
    </w:p>
    <w:p>
      <w:pPr>
        <w:pStyle w:val="14"/>
        <w:keepNext w:val="0"/>
        <w:keepLines w:val="0"/>
        <w:widowControl/>
        <w:suppressLineNumbers w:val="0"/>
        <w:jc w:val="both"/>
        <w:rPr>
          <w:b/>
          <w:bCs/>
        </w:rPr>
      </w:pPr>
      <w:r>
        <w:rPr>
          <w:b/>
          <w:bCs/>
        </w:rPr>
        <w:t>Comportament pentru domenii non-țintă</w:t>
      </w:r>
    </w:p>
    <w:p>
      <w:pPr>
        <w:pStyle w:val="14"/>
        <w:keepNext w:val="0"/>
        <w:keepLines w:val="0"/>
        <w:widowControl/>
        <w:suppressLineNumbers w:val="0"/>
        <w:jc w:val="both"/>
      </w:pPr>
      <w:r>
        <w:t>Dacă domeniul cerut nu este unul din cele vizate, serverul construiește un răspuns NXDOMAIN. În acest caz:</w:t>
      </w:r>
    </w:p>
    <w:p>
      <w:pPr>
        <w:pStyle w:val="14"/>
        <w:keepNext w:val="0"/>
        <w:keepLines w:val="0"/>
        <w:widowControl/>
        <w:suppressLineNumbers w:val="0"/>
        <w:ind w:firstLine="720" w:firstLineChars="0"/>
        <w:jc w:val="both"/>
      </w:pPr>
      <w:r>
        <w:rPr>
          <w:rFonts w:hint="default"/>
          <w:lang w:val="en-US"/>
        </w:rPr>
        <w:t xml:space="preserve">- </w:t>
      </w:r>
      <w:r>
        <w:t>Bitul QR este setat, iar codul de eroare (RCODE) este 3, indicând că domeniul nu există.</w:t>
      </w:r>
      <w:r>
        <w:br w:type="textWrapping"/>
      </w:r>
      <w:r>
        <w:rPr>
          <w:rFonts w:hint="default"/>
          <w:lang w:val="en-US"/>
        </w:rPr>
        <w:tab/>
      </w:r>
      <w:r>
        <w:rPr>
          <w:rFonts w:hint="default"/>
          <w:lang w:val="en-US"/>
        </w:rPr>
        <w:t xml:space="preserve">- </w:t>
      </w:r>
      <w:r>
        <w:t>Numărul de răspunsuri este 0 (ANCOUNT = 0).</w:t>
      </w:r>
    </w:p>
    <w:p>
      <w:pPr>
        <w:keepNext w:val="0"/>
        <w:keepLines w:val="0"/>
        <w:widowControl/>
        <w:suppressLineNumbers w:val="0"/>
        <w:jc w:val="both"/>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2"/>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4.11 </w:t>
      </w:r>
      <w:r>
        <w:rPr>
          <w:rFonts w:hint="default" w:ascii="Times New Roman" w:hAnsi="Times New Roman" w:eastAsia="SimSun" w:cs="Times New Roman"/>
          <w:b/>
          <w:bCs/>
          <w:kern w:val="0"/>
          <w:sz w:val="24"/>
          <w:szCs w:val="24"/>
          <w:lang w:val="en-US" w:eastAsia="zh-CN" w:bidi="ar"/>
        </w:rPr>
        <w:t>Arhitectura aplicației server-side pe ESP32</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Pentru a susține funcționalitățile de scanare, atac și captare de date demonstrativă, aplicația rulează trei servere independente în paralel pe dispozitivul ESP32. Aceste servere sunt:</w:t>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web principal care expune o interfațăsimplă prin HTTP pe portul 8000, permițând utilizatorului să scaneze rețele, să activeze atacuri de tip deauthentication și flood.</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-u</w:t>
      </w:r>
      <w:r>
        <w:rPr>
          <w:rFonts w:hint="default" w:ascii="Times New Roman" w:hAnsi="Times New Roman" w:eastAsia="SimSun" w:cs="Times New Roman"/>
          <w:b w:val="0"/>
          <w:bCs w:val="0"/>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n server DNS pe portul standard 53, care răspunde la interogările DNS și direcționează utilizatorii către ESP32 atunci când aceștia solicită domenii vizate (ex: facebook.com).</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 xml:space="preserve"> Serverul Web Principal – Port 8000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Acest server gestionează comenzile principale transmise de utilizator printr-o interfață simplificată. Este punctul central de interacțiune și oferă acces la toate funcțiile experimentale. </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Rutele expuse sunt:</w:t>
      </w:r>
    </w:p>
    <w:p>
      <w:pPr>
        <w:pStyle w:val="4"/>
        <w:keepNext w:val="0"/>
        <w:keepLines w:val="0"/>
        <w:widowControl/>
        <w:suppressLineNumbers w:val="0"/>
        <w:jc w:val="center"/>
      </w:pPr>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2"/>
                    <a:stretch>
                      <a:fillRect/>
                    </a:stretch>
                  </pic:blipFill>
                  <pic:spPr>
                    <a:xfrm>
                      <a:off x="0" y="0"/>
                      <a:ext cx="6106795" cy="1559560"/>
                    </a:xfrm>
                    <a:prstGeom prst="rect">
                      <a:avLst/>
                    </a:prstGeom>
                    <a:noFill/>
                    <a:ln>
                      <a:noFill/>
                    </a:ln>
                  </pic:spPr>
                </pic:pic>
              </a:graphicData>
            </a:graphic>
          </wp:inline>
        </w:drawing>
      </w:r>
    </w:p>
    <w:p>
      <w:pPr>
        <w:pStyle w:val="7"/>
        <w:jc w:val="center"/>
        <w:rPr>
          <w:rFonts w:hint="default"/>
          <w:lang w:val="en-US" w:eastAsia="zh-CN"/>
        </w:rPr>
      </w:pPr>
      <w:r>
        <w:rPr>
          <w:rFonts w:hint="default" w:cs="Times New Roman"/>
          <w:b w:val="0"/>
          <w:bCs w:val="0"/>
          <w:kern w:val="0"/>
          <w:sz w:val="18"/>
          <w:szCs w:val="18"/>
          <w:lang w:val="en-US" w:eastAsia="zh-CN" w:bidi="ar"/>
        </w:rPr>
        <w:t>Fig 4.8</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Returnează pagina principală HTML (interfața de control).</w:t>
      </w:r>
    </w:p>
    <w:p>
      <w:pPr>
        <w:jc w:val="both"/>
        <w:rPr>
          <w:rFonts w:hint="default" w:ascii="Times New Roman" w:hAnsi="Times New Roman" w:eastAsia="SimSun" w:cs="Times New Roman"/>
          <w:b w:val="0"/>
          <w:bCs w:val="0"/>
          <w:kern w:val="0"/>
          <w:sz w:val="24"/>
          <w:szCs w:val="24"/>
          <w:lang w:val="en-US" w:eastAsia="zh-CN" w:bidi="ar"/>
        </w:rPr>
      </w:pPr>
    </w:p>
    <w:p>
      <w:pPr>
        <w:jc w:val="both"/>
        <w:rPr>
          <w:rFonts w:hint="default" w:ascii="Times New Roman" w:hAnsi="Times New Roman" w:eastAsia="SimSun" w:cs="Times New Roman"/>
          <w:b w:val="0"/>
          <w:bCs w:val="0"/>
          <w:kern w:val="0"/>
          <w:sz w:val="24"/>
          <w:szCs w:val="24"/>
          <w:lang w:val="en-US" w:eastAsia="zh-CN" w:bidi="ar"/>
        </w:rPr>
      </w:pP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“/scan”</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 posibile:</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200 OK – returnează un JSON cu lista rețelelor descoperite:</w:t>
      </w:r>
    </w:p>
    <w:p>
      <w:pPr>
        <w:jc w:val="both"/>
        <w:rPr>
          <w:rFonts w:hint="default"/>
          <w:lang w:val="en-US" w:eastAsia="zh-CN"/>
        </w:rPr>
      </w:pPr>
    </w:p>
    <w:p>
      <w:pPr>
        <w:ind w:firstLine="720" w:firstLineChars="0"/>
        <w:jc w:val="both"/>
        <w:rPr>
          <w:rFonts w:hint="default"/>
          <w:lang w:val="en-US" w:eastAsia="zh-CN"/>
        </w:rPr>
      </w:pPr>
      <w:r>
        <w:rPr>
          <w:rFonts w:hint="default"/>
          <w:lang w:val="en-US" w:eastAsia="zh-CN"/>
        </w:rPr>
        <w:t>[</w:t>
      </w:r>
    </w:p>
    <w:p>
      <w:pPr>
        <w:ind w:firstLine="720" w:firstLineChars="0"/>
        <w:jc w:val="both"/>
        <w:rPr>
          <w:rFonts w:hint="default"/>
          <w:lang w:val="en-US" w:eastAsia="zh-CN"/>
        </w:rPr>
      </w:pPr>
      <w:r>
        <w:rPr>
          <w:rFonts w:hint="default"/>
          <w:lang w:val="en-US" w:eastAsia="zh-CN"/>
        </w:rPr>
        <w:t xml:space="preserve">  { "ssid": "Retea1", "bssid": "AA:BB:CC:DD:EE:01" },</w:t>
      </w:r>
    </w:p>
    <w:p>
      <w:pPr>
        <w:ind w:firstLine="720" w:firstLineChars="0"/>
        <w:jc w:val="both"/>
        <w:rPr>
          <w:rFonts w:hint="default"/>
          <w:lang w:val="en-US" w:eastAsia="zh-CN"/>
        </w:rPr>
      </w:pPr>
      <w:r>
        <w:rPr>
          <w:rFonts w:hint="default"/>
          <w:lang w:val="en-US" w:eastAsia="zh-CN"/>
        </w:rPr>
        <w:t xml:space="preserve">  { "ssid": "Retea2", "bssid": "11:22:33:44:55:66" }</w:t>
      </w:r>
    </w:p>
    <w:p>
      <w:pPr>
        <w:ind w:firstLine="720" w:firstLineChars="0"/>
        <w:jc w:val="both"/>
        <w:rPr>
          <w:rFonts w:hint="default"/>
          <w:lang w:val="en-US" w:eastAsia="zh-CN"/>
        </w:rPr>
      </w:pPr>
      <w:r>
        <w:rPr>
          <w:rFonts w:hint="default"/>
          <w:lang w:val="en-US" w:eastAsia="zh-CN"/>
        </w:rPr>
        <w:t>]</w:t>
      </w:r>
    </w:p>
    <w:p>
      <w:pPr>
        <w:pStyle w:val="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500 Internal Server Error – eroare în procesul de scanare (ex: Wi-Fi deja ocupat).</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Parametrii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bssid: adresa MAC a AP-ului țintă.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timeout: durata atacului în secunde.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Răspunsuri</w:t>
      </w:r>
      <w:r>
        <w:rPr>
          <w:rFonts w:hint="default" w:ascii="Times New Roman" w:hAnsi="Times New Roman" w:eastAsia="SimSun" w:cs="Times New Roman"/>
          <w:b w:val="0"/>
          <w:bCs w:val="0"/>
          <w:kern w:val="0"/>
          <w:sz w:val="24"/>
          <w:szCs w:val="24"/>
          <w:lang w:val="en-US" w:eastAsia="zh-CN" w:bidi="ar"/>
        </w:rPr>
        <w: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pornit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400 Bad Request – lipsesc parametrii obligatorii.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u w:val="single"/>
          <w:lang w:val="en-US" w:eastAsia="zh-CN" w:bidi="ar"/>
        </w:rPr>
        <w:t>Efect</w:t>
      </w:r>
      <w:r>
        <w:rPr>
          <w:rFonts w:hint="default" w:ascii="Times New Roman" w:hAnsi="Times New Roman" w:eastAsia="SimSun" w:cs="Times New Roman"/>
          <w:b w:val="0"/>
          <w:bCs w:val="0"/>
          <w:kern w:val="0"/>
          <w:sz w:val="24"/>
          <w:szCs w:val="24"/>
          <w:lang w:val="en-US" w:eastAsia="zh-CN" w:bidi="ar"/>
        </w:rPr>
        <w:t>: ESP32 imită AP-ul țintă și transmite cadre de deauthentication; în timpul atacului, ESP32 devine indisponibil pentru conexiuni.</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flood-ul a fost pornit.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500 Internal Server Error – imposibil de inițiat flood-ul.</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Oprește atacul flood</w:t>
      </w:r>
      <w:r>
        <w:rPr>
          <w:rFonts w:hint="default" w:ascii="Times New Roman" w:hAnsi="Times New Roman" w:cs="Times New Roman"/>
          <w:b w:val="0"/>
          <w:bCs w:val="0"/>
          <w:kern w:val="0"/>
          <w:sz w:val="24"/>
          <w:szCs w:val="24"/>
          <w:lang w:val="en-US" w:eastAsia="zh-CN" w:bidi="ar"/>
        </w:rPr>
        <w:t>-ul</w:t>
      </w:r>
      <w:r>
        <w:rPr>
          <w:rFonts w:hint="default" w:ascii="Times New Roman" w:hAnsi="Times New Roman" w:eastAsia="SimSun" w:cs="Times New Roman"/>
          <w:b w:val="0"/>
          <w:bCs w:val="0"/>
          <w:kern w:val="0"/>
          <w:sz w:val="24"/>
          <w:szCs w:val="24"/>
          <w:lang w:val="en-US" w:eastAsia="zh-CN" w:bidi="ar"/>
        </w:rPr>
        <w:t xml:space="preserve"> dacă este activ.</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Răspunsuri: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200 OK – atacul a fost oprit cu succes.</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409 Conflict – atacul nu era activ (nu există instanță de flood pornită).</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Facebook Fals – Port 80</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4"/>
        <w:keepNext w:val="0"/>
        <w:keepLines w:val="0"/>
        <w:widowControl/>
        <w:suppressLineNumbers w:val="0"/>
        <w:jc w:val="cente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3"/>
                    <a:stretch>
                      <a:fillRect/>
                    </a:stretch>
                  </pic:blipFill>
                  <pic:spPr>
                    <a:xfrm>
                      <a:off x="0" y="0"/>
                      <a:ext cx="6106795" cy="822325"/>
                    </a:xfrm>
                    <a:prstGeom prst="rect">
                      <a:avLst/>
                    </a:prstGeom>
                    <a:noFill/>
                    <a:ln>
                      <a:noFill/>
                    </a:ln>
                  </pic:spPr>
                </pic:pic>
              </a:graphicData>
            </a:graphic>
          </wp:inline>
        </w:drawing>
      </w:r>
    </w:p>
    <w:p>
      <w:pPr>
        <w:pStyle w:val="7"/>
        <w:keepNext w:val="0"/>
        <w:keepLines w:val="0"/>
        <w:widowControl/>
        <w:suppressLineNumbers w:val="0"/>
        <w:jc w:val="center"/>
        <w:rPr>
          <w:rFonts w:hint="default"/>
          <w:lang w:val="en-US" w:eastAsia="zh-CN"/>
        </w:rPr>
      </w:pPr>
      <w:r>
        <w:rPr>
          <w:rFonts w:hint="default" w:cs="Times New Roman"/>
          <w:b w:val="0"/>
          <w:bCs w:val="0"/>
          <w:kern w:val="0"/>
          <w:sz w:val="18"/>
          <w:szCs w:val="18"/>
          <w:lang w:val="en-US" w:eastAsia="zh-CN" w:bidi="ar"/>
        </w:rPr>
        <w:t>Fig 4.9</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Conține un formular cu câmpuri pentru username și parolă.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Această pagină este aproape identică vizual cu pagina reală, dar este servită de ESP32 fără TLS (HTTP simplu).</w:t>
      </w:r>
    </w:p>
    <w:p>
      <w:pPr>
        <w:pStyle w:val="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cs="Times New Roman"/>
          <w:b/>
          <w:bCs/>
          <w:kern w:val="0"/>
          <w:sz w:val="24"/>
          <w:szCs w:val="24"/>
          <w:lang w:val="en-US" w:eastAsia="zh-CN" w:bidi="ar"/>
        </w:rPr>
        <w:t>Metoda “POST”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Informațiile pot fi afișate ulterior în interfață de către utilizator (ex: printr-un buton în / din serverul principal care citește aceste date).</w:t>
      </w:r>
    </w:p>
    <w:p>
      <w:pPr>
        <w:pStyle w:val="3"/>
        <w:keepNext w:val="0"/>
        <w:keepLines w:val="0"/>
        <w:widowControl/>
        <w:suppressLineNumbers w:val="0"/>
        <w:jc w:val="both"/>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Serverul DNS – Port 53</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4"/>
        <w:keepNext w:val="0"/>
        <w:keepLines w:val="0"/>
        <w:widowControl/>
        <w:suppressLineNumbers w:val="0"/>
        <w:ind w:firstLine="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Comportamentul este următorul:</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kern w:val="0"/>
          <w:sz w:val="24"/>
          <w:szCs w:val="24"/>
          <w:lang w:val="en-US" w:eastAsia="zh-CN" w:bidi="ar"/>
        </w:rPr>
        <w:fldChar w:fldCharType="begin"/>
      </w:r>
      <w:r>
        <w:rPr>
          <w:rFonts w:hint="default" w:ascii="Times New Roman" w:hAnsi="Times New Roman" w:eastAsia="SimSun" w:cs="Times New Roman"/>
          <w:b w:val="0"/>
          <w:bCs w:val="0"/>
          <w:kern w:val="0"/>
          <w:sz w:val="24"/>
          <w:szCs w:val="24"/>
          <w:lang w:val="en-US" w:eastAsia="zh-CN" w:bidi="ar"/>
        </w:rPr>
        <w:instrText xml:space="preserve"> HYPERLINK "http://www.facebook.com):" </w:instrText>
      </w:r>
      <w:r>
        <w:rPr>
          <w:rFonts w:hint="default" w:ascii="Times New Roman" w:hAnsi="Times New Roman" w:eastAsia="SimSun" w:cs="Times New Roman"/>
          <w:b w:val="0"/>
          <w:bCs w:val="0"/>
          <w:kern w:val="0"/>
          <w:sz w:val="24"/>
          <w:szCs w:val="24"/>
          <w:lang w:val="en-US" w:eastAsia="zh-CN" w:bidi="ar"/>
        </w:rPr>
        <w:fldChar w:fldCharType="separate"/>
      </w:r>
      <w:r>
        <w:rPr>
          <w:rStyle w:val="13"/>
          <w:rFonts w:hint="default" w:ascii="Times New Roman" w:hAnsi="Times New Roman" w:eastAsia="SimSun" w:cs="Times New Roman"/>
          <w:b w:val="0"/>
          <w:bCs w:val="0"/>
          <w:kern w:val="0"/>
          <w:sz w:val="24"/>
          <w:szCs w:val="24"/>
          <w:lang w:val="en-US" w:eastAsia="zh-CN" w:bidi="ar"/>
        </w:rPr>
        <w:t>www.facebook.com):</w:t>
      </w:r>
      <w:r>
        <w:rPr>
          <w:rFonts w:hint="default" w:ascii="Times New Roman" w:hAnsi="Times New Roman" w:eastAsia="SimSun" w:cs="Times New Roman"/>
          <w:b w:val="0"/>
          <w:bCs w:val="0"/>
          <w:kern w:val="0"/>
          <w:sz w:val="24"/>
          <w:szCs w:val="24"/>
          <w:lang w:val="en-US" w:eastAsia="zh-CN" w:bidi="ar"/>
        </w:rPr>
        <w:fldChar w:fldCharType="end"/>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Pentru orice altă cerere:</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blocată (returnând un răspuns vid sau 127.0.0.1),</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Fie este ignorată, în funcție de implementare.</w:t>
      </w:r>
    </w:p>
    <w:p>
      <w:pPr>
        <w:pStyle w:val="14"/>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pStyle w:val="14"/>
        <w:keepNext w:val="0"/>
        <w:keepLines w:val="0"/>
        <w:widowControl/>
        <w:numPr>
          <w:ilvl w:val="0"/>
          <w:numId w:val="1"/>
        </w:numPr>
        <w:suppressLineNumbers w:val="0"/>
        <w:spacing w:before="0" w:beforeAutospacing="0" w:after="0" w:afterAutospacing="0"/>
        <w:ind w:left="200" w:leftChars="0" w:right="0" w:rightChars="0" w:firstLine="0" w:firstLineChars="0"/>
        <w:jc w:val="both"/>
        <w:rPr>
          <w:rFonts w:hint="default" w:ascii="Times New Roman" w:hAnsi="Times New Roman" w:eastAsia="SimSun" w:cs="Times New Roman"/>
          <w:b/>
          <w:bCs/>
          <w:kern w:val="0"/>
          <w:sz w:val="24"/>
          <w:szCs w:val="24"/>
          <w:lang w:val="en-US" w:eastAsia="zh-CN" w:bidi="ar"/>
        </w:rPr>
      </w:pPr>
      <w:r>
        <w:rPr>
          <w:rFonts w:hint="default" w:cs="Times New Roman"/>
          <w:b/>
          <w:bCs/>
          <w:kern w:val="0"/>
          <w:sz w:val="24"/>
          <w:szCs w:val="24"/>
          <w:lang w:val="en-US" w:eastAsia="zh-CN" w:bidi="ar"/>
        </w:rPr>
        <w:t>Rezulate obtinute si analiza datelor</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val="0"/>
          <w:bCs w:val="0"/>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Acest capitol este dedicat prezentării testelor realizate asupra aplicației dezvoltate pe microcontrollerul ESP32, având ca scop evaluarea stabilității, eficienței și comportamentului funcțional al sistemului în condiții variate de execuție. Testele acoperă aspecte precum stabilitatea codului în timp, consumul de resurse hardware (memorie și procesor), comportamentul interfeței web în scenarii de utilizare succesivă sau concurentă, precum și verificarea corectitudinii datelor procesate. S-au avut în vedere atât execuții repetate, cât și utilizare combinată a funcționalităților, într-un efort de a valida robustețea sistemului și coerența logicii interne.</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5.1. Testarea stabilitatii in timp</w:t>
      </w:r>
    </w:p>
    <w:p>
      <w:pPr>
        <w:pStyle w:val="14"/>
        <w:keepNext w:val="0"/>
        <w:keepLines w:val="0"/>
        <w:widowControl/>
        <w:suppressLineNumbers w:val="0"/>
        <w:ind w:firstLine="720" w:firstLineChars="0"/>
        <w:rPr>
          <w:rFonts w:hint="default" w:ascii="Times New Roman" w:hAnsi="Times New Roman" w:eastAsia="SimSun" w:cs="Times New Roman"/>
          <w:b w:val="0"/>
          <w:bCs w:val="0"/>
          <w:kern w:val="0"/>
          <w:sz w:val="24"/>
          <w:szCs w:val="24"/>
          <w:lang w:val="en-US" w:eastAsia="zh-CN" w:bidi="ar"/>
        </w:rPr>
      </w:pPr>
      <w:r>
        <w:t>T</w:t>
      </w:r>
      <w:r>
        <w:rPr>
          <w:rFonts w:hint="default" w:ascii="Times New Roman" w:hAnsi="Times New Roman" w:eastAsia="SimSun" w:cs="Times New Roman"/>
          <w:b w:val="0"/>
          <w:bCs w:val="0"/>
          <w:kern w:val="0"/>
          <w:sz w:val="24"/>
          <w:szCs w:val="24"/>
          <w:lang w:val="en-US" w:eastAsia="zh-CN" w:bidi="ar"/>
        </w:rPr>
        <w:t>estarea stabilității aplicației reprezintă o etapă esențială în validarea fiabilității sistemului embedded dezvoltat pe microcontrollerul ESP32. Fiind o platformă cu resurse hardware limitate și cu funcționalități multiple care rulează în paralel (server HTTP, server DNS, server web de phishing, scanare Wi-Fi, transmitere de cadre), este important de verificat dacă aplicația își poate menține funcționarea corectă pe o perioadă extinsă de timp, fără degradări funcționale, blocaje sau consum progresiv de resurse.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 xml:space="preserve">Pentru acest test, dispozitivul ESP32 a fost alimentat continuu și a fost lăsat să ruleze timp de </w:t>
      </w:r>
      <w:r>
        <w:rPr>
          <w:rFonts w:hint="default" w:cs="Times New Roman"/>
          <w:b w:val="0"/>
          <w:bCs w:val="0"/>
          <w:kern w:val="0"/>
          <w:sz w:val="24"/>
          <w:szCs w:val="24"/>
          <w:lang w:val="en-US" w:eastAsia="zh-CN" w:bidi="ar"/>
        </w:rPr>
        <w:t>8</w:t>
      </w:r>
      <w:r>
        <w:rPr>
          <w:rFonts w:hint="default" w:ascii="Times New Roman" w:hAnsi="Times New Roman" w:eastAsia="SimSun" w:cs="Times New Roman"/>
          <w:b w:val="0"/>
          <w:bCs w:val="0"/>
          <w:kern w:val="0"/>
          <w:sz w:val="24"/>
          <w:szCs w:val="24"/>
          <w:lang w:val="en-US" w:eastAsia="zh-CN" w:bidi="ar"/>
        </w:rPr>
        <w:t xml:space="preserve"> de ore fără întrerupere. În acest interval:</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erverul DNS a fost activ în permanență.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de phishing a fost disponibil la portul 80.</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s</w:t>
      </w:r>
      <w:r>
        <w:rPr>
          <w:rFonts w:hint="default" w:ascii="Times New Roman" w:hAnsi="Times New Roman" w:eastAsia="SimSun" w:cs="Times New Roman"/>
          <w:b w:val="0"/>
          <w:bCs w:val="0"/>
          <w:kern w:val="0"/>
          <w:sz w:val="24"/>
          <w:szCs w:val="24"/>
          <w:lang w:val="en-US" w:eastAsia="zh-CN" w:bidi="ar"/>
        </w:rPr>
        <w:t xml:space="preserve">erverul principal </w:t>
      </w:r>
      <w:r>
        <w:rPr>
          <w:rFonts w:hint="default" w:cs="Times New Roman"/>
          <w:b w:val="0"/>
          <w:bCs w:val="0"/>
          <w:kern w:val="0"/>
          <w:sz w:val="24"/>
          <w:szCs w:val="24"/>
          <w:lang w:val="en-US" w:eastAsia="zh-CN" w:bidi="ar"/>
        </w:rPr>
        <w:t xml:space="preserve">web </w:t>
      </w:r>
      <w:r>
        <w:rPr>
          <w:rFonts w:hint="default" w:ascii="Times New Roman" w:hAnsi="Times New Roman" w:eastAsia="SimSun" w:cs="Times New Roman"/>
          <w:b w:val="0"/>
          <w:bCs w:val="0"/>
          <w:kern w:val="0"/>
          <w:sz w:val="24"/>
          <w:szCs w:val="24"/>
          <w:lang w:val="en-US" w:eastAsia="zh-CN" w:bidi="ar"/>
        </w:rPr>
        <w:t>(port 8000) a fost accesat periodic pentru scanare și activarea atacurilor.</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 xml:space="preserve">La fiecare </w:t>
      </w:r>
      <w:r>
        <w:rPr>
          <w:rFonts w:hint="default" w:cs="Times New Roman"/>
          <w:b w:val="0"/>
          <w:bCs w:val="0"/>
          <w:kern w:val="0"/>
          <w:sz w:val="24"/>
          <w:szCs w:val="24"/>
          <w:lang w:val="en-US" w:eastAsia="zh-CN" w:bidi="ar"/>
        </w:rPr>
        <w:t>1</w:t>
      </w:r>
      <w:r>
        <w:rPr>
          <w:rFonts w:hint="default" w:ascii="Times New Roman" w:hAnsi="Times New Roman" w:eastAsia="SimSun" w:cs="Times New Roman"/>
          <w:b w:val="0"/>
          <w:bCs w:val="0"/>
          <w:kern w:val="0"/>
          <w:sz w:val="24"/>
          <w:szCs w:val="24"/>
          <w:lang w:val="en-US" w:eastAsia="zh-CN" w:bidi="ar"/>
        </w:rPr>
        <w:t>5 minute, a fost realizată o interogare GET /scan, urmată de o activare alternativă a funcției /flood și /flood/stop, în scopul de a simula utilizare regulată și iterativă. De asemenea, la fiecare oră, a fost declanșat un atac GET /attack?bssid=...&amp;timeout=..., pe o durată limitată.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În urma testului:</w:t>
      </w:r>
    </w:p>
    <w:p>
      <w:pPr>
        <w:pStyle w:val="14"/>
        <w:keepNext w:val="0"/>
        <w:keepLines w:val="0"/>
        <w:widowControl/>
        <w:suppressLineNumbers w:val="0"/>
        <w:ind w:left="72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ESP32 nu a suferit nicio resetare automată.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u</w:t>
      </w:r>
      <w:r>
        <w:rPr>
          <w:rFonts w:hint="default" w:ascii="Times New Roman" w:hAnsi="Times New Roman" w:eastAsia="SimSun" w:cs="Times New Roman"/>
          <w:b w:val="0"/>
          <w:bCs w:val="0"/>
          <w:kern w:val="0"/>
          <w:sz w:val="24"/>
          <w:szCs w:val="24"/>
          <w:lang w:val="en-US" w:eastAsia="zh-CN" w:bidi="ar"/>
        </w:rPr>
        <w:t>tilizatorii au putut accesa interfața web pe întreaga durată a testului.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 n</w:t>
      </w:r>
      <w:r>
        <w:rPr>
          <w:rFonts w:hint="default" w:ascii="Times New Roman" w:hAnsi="Times New Roman" w:eastAsia="SimSun" w:cs="Times New Roman"/>
          <w:b w:val="0"/>
          <w:bCs w:val="0"/>
          <w:kern w:val="0"/>
          <w:sz w:val="24"/>
          <w:szCs w:val="24"/>
          <w:lang w:val="en-US" w:eastAsia="zh-CN" w:bidi="ar"/>
        </w:rPr>
        <w:t>u au apărut erori fatale sau pierderi de memorie detectabile vizual (prin serial log).</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24"/>
          <w:szCs w:val="24"/>
          <w:lang w:val="en-US" w:eastAsia="zh-CN" w:bidi="ar"/>
        </w:rPr>
        <w:t>A</w:t>
      </w:r>
      <w:r>
        <w:rPr>
          <w:rFonts w:hint="default" w:ascii="Times New Roman" w:hAnsi="Times New Roman" w:eastAsia="SimSun" w:cs="Times New Roman"/>
          <w:b w:val="0"/>
          <w:bCs w:val="0"/>
          <w:kern w:val="0"/>
          <w:sz w:val="24"/>
          <w:szCs w:val="24"/>
          <w:lang w:val="en-US" w:eastAsia="zh-CN" w:bidi="ar"/>
        </w:rPr>
        <w:t>plicația s-a comportat stabil în regim de funcționare continuă, cu execuții repetate ale funcțiilor critice, confirmând robustețea implementării și gestionarea corectă a resurselor la nivel de cod. Stabilitatea este cu atât mai notabilă cu cât toate serverele rulează concurent pe același dispozitiv, într-un mediu lipsit de sistem de operare complet (doar RTOS).</w:t>
      </w: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rPr>
          <w:rFonts w:hint="default" w:cs="Times New Roman"/>
          <w:b/>
          <w:bCs/>
          <w:kern w:val="0"/>
          <w:sz w:val="24"/>
          <w:szCs w:val="24"/>
          <w:lang w:val="en-US" w:eastAsia="zh-CN" w:bidi="ar"/>
        </w:rPr>
      </w:pPr>
      <w:r>
        <w:rPr>
          <w:rFonts w:hint="default" w:cs="Times New Roman"/>
          <w:b/>
          <w:bCs/>
          <w:kern w:val="0"/>
          <w:sz w:val="24"/>
          <w:szCs w:val="24"/>
          <w:lang w:val="en-US" w:eastAsia="zh-CN" w:bidi="ar"/>
        </w:rPr>
        <w:t>5.2. Testarea consumului de memorie si CPU</w:t>
      </w:r>
    </w:p>
    <w:p>
      <w:pPr>
        <w:pStyle w:val="14"/>
        <w:keepNext w:val="0"/>
        <w:keepLines w:val="0"/>
        <w:widowControl/>
        <w:suppressLineNumbers w:val="0"/>
        <w:ind w:firstLine="720" w:firstLineChars="0"/>
      </w:pPr>
      <w:r>
        <w:t xml:space="preserve">Evaluarea consumului de resurse hardware este un pas esențial în validarea oricărei aplicații embedded. În proiectul actual, aplicația rulează pe ESP32 fără a utiliza alocare dinamică a memoriei (heap), bazându-se exclusiv pe </w:t>
      </w:r>
      <w:r>
        <w:rPr>
          <w:rStyle w:val="15"/>
        </w:rPr>
        <w:t>memorie globală</w:t>
      </w:r>
      <w:r>
        <w:t xml:space="preserve"> și </w:t>
      </w:r>
      <w:r>
        <w:rPr>
          <w:rStyle w:val="15"/>
        </w:rPr>
        <w:t>memorie locală pe stivă</w:t>
      </w:r>
      <w:r>
        <w:t>. Această decizie de arhitectură a fost luată pentru a asigura stabilitate pe termen lung, simplitate în managementul memoriei și un comportament predictibil în execuție.</w:t>
      </w:r>
      <w:r>
        <w:br w:type="textWrapping"/>
      </w:r>
      <w:r>
        <w:t>Toate resursele necesare funcționării aplicației (buffer-e pentru pachete, structuri de stocare, răspunsuri JSON, parametri temporari) sunt prealocate static sau definite local în cadrul funcțiilor. În acest mod, nu există riscul apariției erorilor cauzate de fragmentarea heap-ului sau de lipsa memoriei în timp de execuție. Această abordare este ideală pentru aplicații care rulează pe termen lung sau care trebuie să fie reziliente în fața traficului de rețea imprevizibil.</w:t>
      </w:r>
      <w:r>
        <w:br w:type="textWrapping"/>
      </w:r>
      <w:r>
        <w:rPr>
          <w:rFonts w:hint="default"/>
          <w:lang w:val="en-US"/>
        </w:rPr>
        <w:tab/>
      </w:r>
      <w:r>
        <w:t xml:space="preserve">Pentru analiza consumului de CPU, au fost măsurate timpii de execuție ai principalelor rute și ai task-urilor asociate fiecărei funcționalități, folosind funcția </w:t>
      </w:r>
      <w:r>
        <w:rPr>
          <w:rStyle w:val="11"/>
        </w:rPr>
        <w:t>esp_timer_get_time()</w:t>
      </w:r>
      <w:r>
        <w:t>, care returnează timpul în microsecunde de la pornirea sistemului. Măsurătorile au fost realizate pe mai multe cicluri de rulare, iar valorile prezentate reprezintă medii aproximative.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3"/>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Ruta</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Timp mediu de executie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2.3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/flood/stop</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7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/scan</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 1000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/attack</w:t>
            </w:r>
          </w:p>
        </w:tc>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lang w:val="en-US" w:eastAsia="zh-CN" w:bidi="ar"/>
              </w:rPr>
              <w:t xml:space="preserve">N s (conform durata introdusa de </w:t>
            </w:r>
            <w:r>
              <w:rPr>
                <w:rFonts w:ascii="Times New Roman" w:hAnsi="Times New Roman" w:eastAsia="SimSun" w:cs="Times New Roman"/>
                <w:kern w:val="0"/>
                <w:sz w:val="24"/>
                <w:szCs w:val="24"/>
                <w:lang w:val="en-US" w:eastAsia="zh-CN" w:bidi="ar"/>
              </w:rPr>
              <w:t>utilizator</w:t>
            </w:r>
            <w:r>
              <w:rPr>
                <w:rFonts w:hint="default" w:ascii="Times New Roman" w:hAnsi="Times New Roman" w:eastAsia="SimSun" w:cs="Times New Roman"/>
                <w:kern w:val="0"/>
                <w:sz w:val="24"/>
                <w:szCs w:val="24"/>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keepNext w:val="0"/>
              <w:keepLines w:val="0"/>
              <w:widowControl/>
              <w:suppressLineNumbers w:val="0"/>
              <w:jc w:val="left"/>
              <w:rPr>
                <w:rFonts w:hint="default"/>
                <w:vertAlign w:val="baseline"/>
                <w:lang w:val="en-US"/>
              </w:rPr>
            </w:pPr>
            <w:r>
              <w:rPr>
                <w:rFonts w:hint="default" w:ascii="Times New Roman" w:hAnsi="Times New Roman" w:eastAsia="SimSun" w:cs="Times New Roman"/>
                <w:kern w:val="0"/>
                <w:sz w:val="24"/>
                <w:szCs w:val="24"/>
                <w:vertAlign w:val="baseline"/>
                <w:lang w:val="en-US" w:eastAsia="zh-CN" w:bidi="ar"/>
              </w:rPr>
              <w:t>/facebook</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9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Servirea paginii de phishing</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3" w:type="dxa"/>
          </w:tcPr>
          <w:p>
            <w:pPr>
              <w:keepNext w:val="0"/>
              <w:keepLines w:val="0"/>
              <w:widowControl/>
              <w:suppressLineNumbers w:val="0"/>
              <w:jc w:val="left"/>
              <w:rPr>
                <w:vertAlign w:val="baseline"/>
              </w:rPr>
            </w:pPr>
            <w:r>
              <w:rPr>
                <w:rFonts w:ascii="Times New Roman" w:hAnsi="Times New Roman" w:eastAsia="SimSun" w:cs="Times New Roman"/>
                <w:kern w:val="0"/>
                <w:sz w:val="24"/>
                <w:szCs w:val="24"/>
                <w:lang w:val="en-US" w:eastAsia="zh-CN" w:bidi="ar"/>
              </w:rPr>
              <w:t>Server DNS</w:t>
            </w:r>
          </w:p>
        </w:tc>
        <w:tc>
          <w:tcPr>
            <w:tcW w:w="4923" w:type="dxa"/>
          </w:tcPr>
          <w:p>
            <w:pPr>
              <w:pStyle w:val="14"/>
              <w:keepNext w:val="0"/>
              <w:keepLines w:val="0"/>
              <w:widowControl/>
              <w:suppressLineNumbers w:val="0"/>
              <w:rPr>
                <w:rFonts w:hint="default"/>
                <w:vertAlign w:val="baseline"/>
                <w:lang w:val="en-US"/>
              </w:rPr>
            </w:pPr>
            <w:r>
              <w:rPr>
                <w:rFonts w:hint="default"/>
                <w:vertAlign w:val="baseline"/>
                <w:lang w:val="en-US"/>
              </w:rPr>
              <w:t>3 ms</w:t>
            </w:r>
          </w:p>
        </w:tc>
      </w:tr>
    </w:tbl>
    <w:p>
      <w:pPr>
        <w:pStyle w:val="14"/>
        <w:keepNext w:val="0"/>
        <w:keepLines w:val="0"/>
        <w:widowControl/>
        <w:suppressLineNumbers w:val="0"/>
        <w:ind w:firstLine="720" w:firstLineChars="0"/>
      </w:pPr>
      <w:r>
        <w:t>Este de remarcat că toate rutele și componentele serverului, cu excepția celor care presupun operațiuni directe de rețea (scanarea punctelor de acces și atacurile), răspund într-un interval foarte scurt, între 2 și 20 milisecunde. Acest comportament asigură o experiență fluidă pentru utilizator și permite rularea în paralel a tuturor funcționalităților fără afectarea performanței generale.</w:t>
      </w:r>
      <w:r>
        <w:br w:type="textWrapping"/>
      </w:r>
      <w:r>
        <w:t xml:space="preserve">În cazul rutei </w:t>
      </w:r>
      <w:r>
        <w:rPr>
          <w:rStyle w:val="11"/>
        </w:rPr>
        <w:t>/scan</w:t>
      </w:r>
      <w:r>
        <w:t xml:space="preserve">, întârzierea este inevitabilă, deoarece procesul de scanare activă necesită ascultarea pe toate canalele și agregarea rezultatelor, ceea ce durează aproximativ o secundă. În cazul rutei </w:t>
      </w:r>
      <w:r>
        <w:rPr>
          <w:rStyle w:val="11"/>
        </w:rPr>
        <w:t>/attack</w:t>
      </w:r>
      <w:r>
        <w:t xml:space="preserve">, durata este stabilită de utilizator prin parametrul </w:t>
      </w:r>
      <w:r>
        <w:rPr>
          <w:rStyle w:val="11"/>
        </w:rPr>
        <w:t>timeout</w:t>
      </w:r>
      <w:r>
        <w:t>, iar ESP32 va transmite cadrele de deautentificare pe întreaga durată specificată.</w:t>
      </w:r>
    </w:p>
    <w:p>
      <w:pPr>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5.3. Testarea validarii datelor introduse de utilizator</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cadrul aplicației dezvoltate, validarea datelor introduse de utilizator joacă un rol important în prevenirea comportamentului neașteptat și în asigurarea robusteței generale a sistemului. Deși aplicația rulează într-un mediu embedded restrâns și nu presupune interacțiune complexă de tip formular cu back-end sofisticat, există totuși mai multe puncte de intrare în sistem unde datele introduse de utilizator trebuie validate corect: prin rute(/attack), în pagina de phishing și în interfața DNS.</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parmetrilor in cererile http</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Principala zonă în care utilizatorul introduce date direct este în apelul către ruta:</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GET /attack?bssid=&lt;MAC&gt;&amp;timeout=&lt;secunde&gt;</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acest caz, aplicația verifică:</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p</w:t>
      </w:r>
      <w:r>
        <w:rPr>
          <w:rFonts w:ascii="Times New Roman" w:hAnsi="Times New Roman" w:eastAsia="SimSun" w:cs="Times New Roman"/>
          <w:kern w:val="0"/>
          <w:sz w:val="24"/>
          <w:szCs w:val="24"/>
          <w:lang w:val="en-US" w:eastAsia="zh-CN" w:bidi="ar"/>
        </w:rPr>
        <w:t>rezența ambilor parametri (bssid și timeout);</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f</w:t>
      </w:r>
      <w:r>
        <w:rPr>
          <w:rFonts w:ascii="Times New Roman" w:hAnsi="Times New Roman" w:eastAsia="SimSun" w:cs="Times New Roman"/>
          <w:kern w:val="0"/>
          <w:sz w:val="24"/>
          <w:szCs w:val="24"/>
          <w:lang w:val="en-US" w:eastAsia="zh-CN" w:bidi="ar"/>
        </w:rPr>
        <w:t xml:space="preserve">ormatul adresei BSSID – se verifică dacă stringul conține exact 17 caractere și are separatori </w:t>
      </w:r>
      <w:r>
        <w:rPr>
          <w:rFonts w:hint="default" w:ascii="Times New Roman" w:hAnsi="Times New Roman" w:eastAsia="SimSun" w:cs="Times New Roman"/>
          <w:kern w:val="0"/>
          <w:sz w:val="24"/>
          <w:szCs w:val="24"/>
          <w:lang w:val="en-US" w:eastAsia="zh-CN" w:bidi="ar"/>
        </w:rPr>
        <w:t>“</w:t>
      </w:r>
      <w:r>
        <w:rPr>
          <w:rFonts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aloarea numerică a timeout-ului – se verifică dacă este pozitivă.</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Dacă unul dintre parametri lipsește sau este invalid, serverul răspunde cu:</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400 Bad Request – în cazul parametrilor absenți sau greșit formatați;</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500 Internal Server Error – în cazul unor erori interne de execuție.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validare este implementată local, fără biblioteci externe, prin parsing manual al stringului din URL. Fiind o aplicație embedded, resursele sunt limitate, deci s-a optat pentru parsare eficientă și validare strictă, fără toleranță pentru valori ambigue.</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în formularul de phishing</w:t>
      </w:r>
    </w:p>
    <w:p>
      <w:pPr>
        <w:pStyle w:val="14"/>
        <w:keepNext w:val="0"/>
        <w:keepLines w:val="0"/>
        <w:widowControl/>
        <w:suppressLineNumbers w:val="0"/>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Pagina de phishing imită un formular de autentificare Facebook, unde utilizatorul introduce un username și o parolă. La apăsarea butonului de trimitere (POST /), aplicația:</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erifică dacă ambele câmpuri sunt completate (nu sunt stringuri vide);</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s</w:t>
      </w:r>
      <w:r>
        <w:rPr>
          <w:rFonts w:ascii="Times New Roman" w:hAnsi="Times New Roman" w:eastAsia="SimSun" w:cs="Times New Roman"/>
          <w:kern w:val="0"/>
          <w:sz w:val="24"/>
          <w:szCs w:val="24"/>
          <w:lang w:val="en-US" w:eastAsia="zh-CN" w:bidi="ar"/>
        </w:rPr>
        <w:t>alvează local perechea în format JSON, într-o structură de date predefinită;</w:t>
      </w:r>
      <w:r>
        <w:rPr>
          <w:rFonts w:ascii="Times New Roman" w:hAnsi="Times New Roman" w:eastAsia="SimSun" w:cs="Times New Roman"/>
          <w:kern w:val="0"/>
          <w:sz w:val="24"/>
          <w:szCs w:val="24"/>
          <w:lang w:val="en-US" w:eastAsia="zh-CN" w:bidi="ar"/>
        </w:rPr>
        <w:br w:type="textWrapping"/>
      </w:r>
      <w:r>
        <w:rPr>
          <w:rFonts w:hint="default" w:cs="Times New Roman"/>
          <w:kern w:val="0"/>
          <w:sz w:val="24"/>
          <w:szCs w:val="24"/>
          <w:lang w:val="en-US" w:eastAsia="zh-CN" w:bidi="ar"/>
        </w:rPr>
        <w:tab/>
      </w:r>
      <w:r>
        <w:rPr>
          <w:rFonts w:hint="default" w:cs="Times New Roman"/>
          <w:kern w:val="0"/>
          <w:sz w:val="24"/>
          <w:szCs w:val="24"/>
          <w:lang w:val="en-US" w:eastAsia="zh-CN" w:bidi="ar"/>
        </w:rPr>
        <w:t>- a</w:t>
      </w:r>
      <w:r>
        <w:rPr>
          <w:rFonts w:ascii="Times New Roman" w:hAnsi="Times New Roman" w:eastAsia="SimSun" w:cs="Times New Roman"/>
          <w:kern w:val="0"/>
          <w:sz w:val="24"/>
          <w:szCs w:val="24"/>
          <w:lang w:val="en-US" w:eastAsia="zh-CN" w:bidi="ar"/>
        </w:rPr>
        <w:t>fișează un mesaj de confirmare în interfața web (sau redirecționează pagina).</w:t>
      </w:r>
    </w:p>
    <w:p>
      <w:pPr>
        <w:pStyle w:val="14"/>
        <w:keepNext w:val="0"/>
        <w:keepLines w:val="0"/>
        <w:widowControl/>
        <w:suppressLineNumbers w:val="0"/>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Fiind o simulare, nu există validare semantică (ex: dacă username-ul seamănă cu un email real), însă se testează capacitatea aplicației de a procesa și reține date multiple în ordine cronologică.</w:t>
      </w: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cererilor DNS</w:t>
      </w:r>
    </w:p>
    <w:p>
      <w:pPr>
        <w:keepNext w:val="0"/>
        <w:keepLines w:val="0"/>
        <w:widowControl/>
        <w:numPr>
          <w:ilvl w:val="0"/>
          <w:numId w:val="0"/>
        </w:numPr>
        <w:suppressLineNumbers w:val="0"/>
        <w:ind w:left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Serverul DNS de pe ESP32 analizează numele de domeniu primit și compară stringul cu termeni cheie (ex: facebook). Dacă stringul este nevalid sau este un domeniu care nu trebuie interceptat, cererea este ignorată sau returnează o adresă nulă. Acest comportament asigură că aplicația răspunde doar la cererile relevante și nu afectează domenii neintenționate.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cs="Times New Roman"/>
          <w:b w:val="0"/>
          <w:bCs w:val="0"/>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5.4. Testarea comportamentului aplicației la execuții succesive și simultane</w:t>
      </w:r>
    </w:p>
    <w:p>
      <w:pPr>
        <w:pStyle w:val="14"/>
        <w:keepNext w:val="0"/>
        <w:keepLines w:val="0"/>
        <w:widowControl/>
        <w:suppressLineNumbers w:val="0"/>
      </w:pPr>
      <w:r>
        <w:t xml:space="preserve">În validarea oricărei aplicații embedded expuse la interacțiune externă, un aspect critic este comportamentul acesteia în condiții de execuții repetate și în prezența cererilor concurente. În cazul proiectului de față, aplicația rulează pe microcontrollerul ESP32 și expune funcționalități multiple prin trei servere: unul </w:t>
      </w:r>
      <w:r>
        <w:rPr>
          <w:rFonts w:hint="default"/>
          <w:lang w:val="en-US"/>
        </w:rPr>
        <w:t xml:space="preserve">web </w:t>
      </w:r>
      <w:r>
        <w:t xml:space="preserve">(port 8000), unul DNS (port 53) și unul web clasic pentru phishing (port 80). Deși toate aceste componente rulează simultan la nivel de sistem, </w:t>
      </w:r>
      <w:r>
        <w:rPr>
          <w:rStyle w:val="15"/>
        </w:rPr>
        <w:t xml:space="preserve">serverul </w:t>
      </w:r>
      <w:r>
        <w:rPr>
          <w:rStyle w:val="15"/>
          <w:rFonts w:hint="default"/>
          <w:lang w:val="en-US"/>
        </w:rPr>
        <w:t>web</w:t>
      </w:r>
      <w:r>
        <w:rPr>
          <w:rStyle w:val="15"/>
        </w:rPr>
        <w:t xml:space="preserve"> este implementat în mod single-threaded</w:t>
      </w:r>
      <w:r>
        <w:t>, ceea ce înseamnă că gestionează cererile pe rând, într-o buclă principală de procesare.</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Execuții succesive</w:t>
      </w:r>
    </w:p>
    <w:p>
      <w:pPr>
        <w:pStyle w:val="14"/>
        <w:keepNext w:val="0"/>
        <w:keepLines w:val="0"/>
        <w:widowControl/>
        <w:suppressLineNumbers w:val="0"/>
      </w:pPr>
      <w:r>
        <w:t>Testarea execuțiilor repetate a implicat rularea în buclă a principalelor funcții ale aplicației, cu apeluri repetate la intervale scurte:</w:t>
      </w:r>
    </w:p>
    <w:p>
      <w:pPr>
        <w:pStyle w:val="14"/>
        <w:keepNext w:val="0"/>
        <w:keepLines w:val="0"/>
        <w:widowControl/>
        <w:suppressLineNumbers w:val="0"/>
        <w:ind w:firstLine="720" w:firstLineChars="0"/>
      </w:pPr>
      <w:r>
        <w:rPr>
          <w:rFonts w:hint="default"/>
          <w:lang w:val="en-US"/>
        </w:rPr>
        <w:t>- r</w:t>
      </w:r>
      <w:r>
        <w:t xml:space="preserve">utele </w:t>
      </w:r>
      <w:r>
        <w:rPr>
          <w:rStyle w:val="11"/>
        </w:rPr>
        <w:t>/scan</w:t>
      </w:r>
      <w:r>
        <w:t xml:space="preserve">, </w:t>
      </w:r>
      <w:r>
        <w:rPr>
          <w:rStyle w:val="11"/>
        </w:rPr>
        <w:t>/flood</w:t>
      </w:r>
      <w:r>
        <w:t xml:space="preserve">, </w:t>
      </w:r>
      <w:r>
        <w:rPr>
          <w:rStyle w:val="11"/>
        </w:rPr>
        <w:t>/flood/stop</w:t>
      </w:r>
      <w:r>
        <w:t xml:space="preserve"> și </w:t>
      </w:r>
      <w:r>
        <w:rPr>
          <w:rStyle w:val="11"/>
        </w:rPr>
        <w:t>/attack</w:t>
      </w:r>
      <w:r>
        <w:t xml:space="preserve"> au fost apelate secvențial timp de 15 minute;</w:t>
      </w:r>
      <w:r>
        <w:br w:type="textWrapping"/>
      </w:r>
      <w:r>
        <w:rPr>
          <w:rFonts w:hint="default"/>
          <w:lang w:val="en-US"/>
        </w:rPr>
        <w:tab/>
      </w:r>
      <w:r>
        <w:rPr>
          <w:rFonts w:hint="default"/>
          <w:lang w:val="en-US"/>
        </w:rPr>
        <w:t>- f</w:t>
      </w:r>
      <w:r>
        <w:t>iecare execuție a fost urmată de o verificare a funcționării altor componente (DNS, phishing);</w:t>
      </w:r>
      <w:r>
        <w:br w:type="textWrapping"/>
      </w:r>
      <w:r>
        <w:rPr>
          <w:rFonts w:hint="default"/>
          <w:lang w:val="en-US"/>
        </w:rPr>
        <w:tab/>
      </w:r>
      <w:r>
        <w:rPr>
          <w:rFonts w:hint="default"/>
          <w:lang w:val="en-US"/>
        </w:rPr>
        <w:t>- c</w:t>
      </w:r>
      <w:r>
        <w:t>ontextul rețelei Wi-Fi a fost resetat și reinițializat după fiecare scanare sau atac.</w:t>
      </w:r>
    </w:p>
    <w:p>
      <w:pPr>
        <w:pStyle w:val="14"/>
        <w:keepNext w:val="0"/>
        <w:keepLines w:val="0"/>
        <w:widowControl/>
        <w:suppressLineNumbers w:val="0"/>
      </w:pPr>
      <w:r>
        <w:t>Aplicația a gestionat toate cererile în mod corect, fără blocaje sau răspunsuri invalide. Chiar și în lipsa unui mecanism de concurență reală în serverul web, execuția secvențială a fost suficientă pentru a răspunde prompt, dat fiind că majoritatea cererilor sunt scurte și nu blochează procesorul pentru perioade lungi.</w:t>
      </w:r>
    </w:p>
    <w:p>
      <w:pPr>
        <w:pStyle w:val="4"/>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Execuții simultane simulate</w:t>
      </w:r>
    </w:p>
    <w:p>
      <w:pPr>
        <w:pStyle w:val="14"/>
        <w:keepNext w:val="0"/>
        <w:keepLines w:val="0"/>
        <w:widowControl/>
        <w:suppressLineNumbers w:val="0"/>
      </w:pPr>
      <w:r>
        <w:t>Deși serverul este single-threaded, testarea a inclus scenarii în care mai mulți utilizatori au trimis cereri aproape simultan, fie de pe dispozitive diferite, fie din file multiple ale aceluiași browser. Exemple de teste:</w:t>
      </w:r>
    </w:p>
    <w:p>
      <w:pPr>
        <w:pStyle w:val="14"/>
        <w:keepNext w:val="0"/>
        <w:keepLines w:val="0"/>
        <w:widowControl/>
        <w:suppressLineNumbers w:val="0"/>
        <w:ind w:firstLine="720" w:firstLineChars="0"/>
      </w:pPr>
      <w:r>
        <w:rPr>
          <w:rFonts w:hint="default"/>
          <w:lang w:val="en-US"/>
        </w:rPr>
        <w:t>- u</w:t>
      </w:r>
      <w:r>
        <w:t>n utilizator activează /flood, în timp ce altul deschide pagina HTML de control;</w:t>
      </w:r>
      <w:r>
        <w:br w:type="textWrapping"/>
      </w:r>
      <w:r>
        <w:rPr>
          <w:rFonts w:hint="default"/>
          <w:lang w:val="en-US"/>
        </w:rPr>
        <w:tab/>
      </w:r>
      <w:r>
        <w:rPr>
          <w:rFonts w:hint="default"/>
          <w:lang w:val="en-US"/>
        </w:rPr>
        <w:t xml:space="preserve">- </w:t>
      </w:r>
      <w:r>
        <w:t>/scan este apelat imediat după începerea unui /attack;</w:t>
      </w:r>
      <w:r>
        <w:br w:type="textWrapping"/>
      </w:r>
      <w:r>
        <w:rPr>
          <w:rFonts w:hint="default"/>
          <w:lang w:val="en-US"/>
        </w:rPr>
        <w:tab/>
      </w:r>
      <w:r>
        <w:rPr>
          <w:rFonts w:hint="default"/>
          <w:lang w:val="en-US"/>
        </w:rPr>
        <w:t>- u</w:t>
      </w:r>
      <w:r>
        <w:t>n client trimite date în formularul de phishing, în timp ce altul accesează logurile.</w:t>
      </w:r>
    </w:p>
    <w:p>
      <w:pPr>
        <w:pStyle w:val="14"/>
        <w:keepNext w:val="0"/>
        <w:keepLines w:val="0"/>
        <w:widowControl/>
        <w:suppressLineNumbers w:val="0"/>
      </w:pPr>
      <w:r>
        <w:t>Datorită naturii single-threaded a serverului, cererile sunt puse în coadă și procesate în ordinea sosirii. Chiar dacă nu sunt procesate în paralel, aplicația asigură integritate și consistență, deoarece:</w:t>
      </w:r>
    </w:p>
    <w:p>
      <w:pPr>
        <w:pStyle w:val="14"/>
        <w:keepNext w:val="0"/>
        <w:keepLines w:val="0"/>
        <w:widowControl/>
        <w:suppressLineNumbers w:val="0"/>
        <w:ind w:firstLine="720" w:firstLineChars="0"/>
      </w:pPr>
      <w:r>
        <w:rPr>
          <w:rFonts w:hint="default"/>
          <w:lang w:val="en-US"/>
        </w:rPr>
        <w:t xml:space="preserve">- </w:t>
      </w:r>
      <w:r>
        <w:t>fiecare cerere este procesată complet înainte de a începe următoarea;</w:t>
      </w:r>
      <w:r>
        <w:br w:type="textWrapping"/>
      </w:r>
      <w:r>
        <w:rPr>
          <w:rFonts w:hint="default"/>
          <w:lang w:val="en-US"/>
        </w:rPr>
        <w:tab/>
      </w:r>
      <w:r>
        <w:rPr>
          <w:rFonts w:hint="default"/>
          <w:lang w:val="en-US"/>
        </w:rPr>
        <w:t xml:space="preserve">- </w:t>
      </w:r>
      <w:r>
        <w:t>nu există acces concurent la resursele globale partajate;</w:t>
      </w:r>
      <w:r>
        <w:br w:type="textWrapping"/>
      </w:r>
      <w:r>
        <w:rPr>
          <w:rFonts w:hint="default"/>
          <w:lang w:val="en-US"/>
        </w:rPr>
        <w:tab/>
      </w:r>
      <w:r>
        <w:rPr>
          <w:rFonts w:hint="default"/>
          <w:lang w:val="en-US"/>
        </w:rPr>
        <w:t xml:space="preserve">- </w:t>
      </w:r>
      <w:r>
        <w:t>buffer-ele de răspuns și variabilele sunt fie locale, fie gestionate în mod exclusiv de contextul fiecărei cereri.</w:t>
      </w:r>
    </w:p>
    <w:p>
      <w:pPr>
        <w:pStyle w:val="14"/>
        <w:keepNext w:val="0"/>
        <w:keepLines w:val="0"/>
        <w:widowControl/>
        <w:suppressLineNumbers w:val="0"/>
      </w:pPr>
      <w:r>
        <w:t>Această abordare reduce complexitatea codului și elimină nevoia de sincronizare sau mutexuri. Singura limitare observată este că în cazul cererilor de durată mai mare (ex: /scan sau un /attack activ), cererile următoare trebuie să aștepte finalizarea, ceea ce poate introduce un mic delay.</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keepNext w:val="0"/>
        <w:keepLines w:val="0"/>
        <w:widowControl/>
        <w:suppressLineNumbers w:val="0"/>
        <w:rPr>
          <w:rFonts w:hint="default" w:ascii="Times New Roman" w:hAnsi="Times New Roman" w:eastAsia="SimSun" w:cs="Times New Roman"/>
          <w:b/>
          <w:bCs/>
          <w:kern w:val="0"/>
          <w:sz w:val="24"/>
          <w:szCs w:val="24"/>
          <w:lang w:val="en-US" w:eastAsia="zh-CN" w:bidi="ar"/>
        </w:rPr>
      </w:pPr>
      <w:r>
        <w:rPr>
          <w:rFonts w:hint="default" w:ascii="Times New Roman" w:hAnsi="Times New Roman" w:cs="Times New Roman"/>
          <w:b/>
          <w:bCs/>
          <w:kern w:val="0"/>
          <w:sz w:val="24"/>
          <w:szCs w:val="24"/>
          <w:lang w:val="en-US" w:eastAsia="zh-CN" w:bidi="ar"/>
        </w:rPr>
        <w:t xml:space="preserve">5.4.  </w:t>
      </w:r>
      <w:r>
        <w:rPr>
          <w:rFonts w:hint="default" w:ascii="Times New Roman" w:hAnsi="Times New Roman" w:eastAsia="SimSun" w:cs="Times New Roman"/>
          <w:b/>
          <w:bCs/>
          <w:kern w:val="0"/>
          <w:sz w:val="24"/>
          <w:szCs w:val="24"/>
          <w:lang w:val="en-US" w:eastAsia="zh-CN" w:bidi="ar"/>
        </w:rPr>
        <w:t>Testarea adaptării interfeței web la variații de densitate grafică și dispozitive</w:t>
      </w:r>
    </w:p>
    <w:p>
      <w:pPr>
        <w:pStyle w:val="14"/>
        <w:keepNext w:val="0"/>
        <w:keepLines w:val="0"/>
        <w:widowControl/>
        <w:suppressLineNumbers w:val="0"/>
        <w:ind w:firstLine="720" w:firstLineChars="0"/>
      </w:pPr>
      <w:r>
        <w:t>Aplicația dezvoltată pe ESP32 expune o interfață web simplă, accesibilă de pe orice dispozitiv conectat la rețeaua generată de microcontroller. Această interfață este esențială pentru controlul funcțiilor disponibile (scanare, flood, deauthentication, vizualizare date capturate) și trebuie să funcționeze corect pe o gamă variată de dispozitive cu dimensiuni de ecran și densități grafice diferite.</w:t>
      </w:r>
    </w:p>
    <w:p>
      <w:pPr>
        <w:pStyle w:val="14"/>
        <w:keepNext w:val="0"/>
        <w:keepLines w:val="0"/>
        <w:widowControl/>
        <w:suppressLineNumbers w:val="0"/>
      </w:pPr>
      <w:r>
        <w:t>Testele au fost efectuate folosind două platforme principale:</w:t>
      </w:r>
    </w:p>
    <w:p>
      <w:pPr>
        <w:pStyle w:val="14"/>
        <w:keepNext w:val="0"/>
        <w:keepLines w:val="0"/>
        <w:widowControl/>
        <w:suppressLineNumbers w:val="0"/>
        <w:ind w:left="720"/>
      </w:pPr>
      <w:r>
        <w:rPr>
          <w:rStyle w:val="15"/>
          <w:rFonts w:hint="default"/>
          <w:b w:val="0"/>
          <w:bCs w:val="0"/>
          <w:lang w:val="en-US"/>
        </w:rPr>
        <w:t xml:space="preserve">- </w:t>
      </w:r>
      <w:r>
        <w:rPr>
          <w:rStyle w:val="15"/>
          <w:rFonts w:hint="default"/>
          <w:b w:val="0"/>
          <w:bCs w:val="0"/>
          <w:i w:val="0"/>
          <w:iCs w:val="0"/>
          <w:lang w:val="en-US"/>
        </w:rPr>
        <w:t>S</w:t>
      </w:r>
      <w:r>
        <w:rPr>
          <w:rStyle w:val="15"/>
          <w:b w:val="0"/>
          <w:bCs w:val="0"/>
          <w:i w:val="0"/>
          <w:iCs w:val="0"/>
        </w:rPr>
        <w:t>martphone Samsung S24 Ultra</w:t>
      </w:r>
      <w:r>
        <w:t>, cu ecran de înaltă rezoluție și densitate mare (~500+ PPI);</w:t>
      </w:r>
      <w:r>
        <w:br w:type="textWrapping"/>
      </w:r>
      <w:r>
        <w:rPr>
          <w:rFonts w:hint="default"/>
          <w:lang w:val="en-US"/>
        </w:rPr>
        <w:t xml:space="preserve">- </w:t>
      </w:r>
      <w:r>
        <w:rPr>
          <w:rStyle w:val="15"/>
          <w:b w:val="0"/>
          <w:bCs w:val="0"/>
          <w:i w:val="0"/>
          <w:iCs w:val="0"/>
        </w:rPr>
        <w:t>PC Desktop</w:t>
      </w:r>
      <w:r>
        <w:t>, cu Windows 11, folosind browserele Microsoft Edge</w:t>
      </w:r>
      <w:r>
        <w:rPr>
          <w:rFonts w:hint="default"/>
          <w:lang w:val="en-US"/>
        </w:rPr>
        <w:t>,</w:t>
      </w:r>
      <w:r>
        <w:t xml:space="preserve"> Mozilla Firefox</w:t>
      </w:r>
      <w:r>
        <w:rPr>
          <w:rFonts w:hint="default"/>
          <w:lang w:val="en-US"/>
        </w:rPr>
        <w:t xml:space="preserve"> si Google Chrome</w:t>
      </w:r>
      <w:r>
        <w:t>, pe un monitor Full HD (1920x1080 px).</w:t>
      </w:r>
    </w:p>
    <w:p>
      <w:pPr>
        <w:pStyle w:val="14"/>
        <w:keepNext w:val="0"/>
        <w:keepLines w:val="0"/>
        <w:widowControl/>
        <w:suppressLineNumbers w:val="0"/>
      </w:pPr>
      <w:r>
        <w:t>Interfața web a fost testată accesând ESP32 ca punct de acces direct, fără conexiune la internet, folosind adresa IP locală 192.168.</w:t>
      </w:r>
      <w:r>
        <w:rPr>
          <w:rFonts w:hint="default"/>
          <w:lang w:val="en-US"/>
        </w:rPr>
        <w:t>10</w:t>
      </w:r>
      <w:r>
        <w:t>.1.</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r>
        <w:t>Observații:</w:t>
      </w:r>
      <w:r>
        <w:br w:type="textWrapping"/>
      </w:r>
      <w:r>
        <w:rPr>
          <w:rFonts w:hint="default"/>
          <w:lang w:val="en-US"/>
        </w:rPr>
        <w:tab/>
      </w:r>
      <w:r>
        <w:rPr>
          <w:rFonts w:hint="default" w:ascii="Times New Roman" w:hAnsi="Times New Roman" w:eastAsia="SimSun" w:cs="Times New Roman"/>
          <w:b w:val="0"/>
          <w:bCs w:val="0"/>
          <w:kern w:val="0"/>
          <w:sz w:val="24"/>
          <w:szCs w:val="24"/>
          <w:lang w:val="en-US" w:eastAsia="zh-CN" w:bidi="ar"/>
        </w:rPr>
        <w:t>- Interfața nu utilizează tag-ul viewport specific în HTML pentru redimensionare automată în funcție de rezoluția ecranului. Cu toate acestea, structura HTML/CSS este concepută suficient de îngust pentru a nu crea probleme de afișare nici pe ecrane mici, nici pe cele mari.</w:t>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Samsung S24 Ultra, interfața este perfect funcțională. Butoanele, textele și formularele sunt vizibile și ușor de utilizat, fără a necesita zoom sau scroll orizontal. Fiind un layout vertical și compact, elementele se adaptează implicit la lățimea ecranului.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Pe PC, în ambele browsere testate (Edge și Firefox), layout-ul se menține centrat și lizibil. Fonturile sunt proporționale, iar elementele interactive funcționează corect.</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Butonul de submit din pagina de phishing, precum și tabelele cu loguri, sunt complet vizibile pe ambele platforme, fără suprapuneri sau erori de randare.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Codul JavaScript este compatibil cu toate browserele moderne testate (Edge, Firefox, Chrome), fiind bazat pe API-uri standard, fără dependențe externe sau funcții avansate.</w:t>
      </w: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suppressLineNumbers w:val="0"/>
        <w:ind w:left="0" w:leftChars="0"/>
        <w:rPr>
          <w:rFonts w:hint="default" w:ascii="Times New Roman" w:hAnsi="Times New Roman" w:eastAsia="SimSun" w:cs="Times New Roman"/>
          <w:b w:val="0"/>
          <w:bCs w:val="0"/>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4" w:author="robert" w:date="2025-06-02T17:27:54Z"/>
          <w:rFonts w:hint="default" w:cs="Times New Roman"/>
          <w:b w:val="0"/>
          <w:bCs w:val="0"/>
          <w:kern w:val="0"/>
          <w:sz w:val="24"/>
          <w:szCs w:val="24"/>
          <w:lang w:val="en-US" w:eastAsia="zh-CN" w:bidi="ar"/>
        </w:rPr>
      </w:pPr>
    </w:p>
    <w:p>
      <w:pPr>
        <w:pStyle w:val="14"/>
        <w:keepNext w:val="0"/>
        <w:keepLines w:val="0"/>
        <w:widowControl/>
        <w:numPr>
          <w:ilvl w:val="0"/>
          <w:numId w:val="1"/>
        </w:numPr>
        <w:suppressLineNumbers w:val="0"/>
        <w:spacing w:before="0" w:beforeAutospacing="0" w:after="0" w:afterAutospacing="0"/>
        <w:ind w:left="200" w:right="0" w:rightChars="0"/>
        <w:jc w:val="both"/>
        <w:rPr>
          <w:rFonts w:hint="default" w:ascii="Times New Roman" w:hAnsi="Times New Roman" w:eastAsia="SimSun" w:cs="Times New Roman"/>
          <w:b w:val="0"/>
          <w:bCs w:val="0"/>
          <w:kern w:val="0"/>
          <w:sz w:val="24"/>
          <w:szCs w:val="24"/>
          <w:lang w:val="en-US" w:eastAsia="zh-CN" w:bidi="ar"/>
        </w:rPr>
      </w:pPr>
      <w:r>
        <w:rPr>
          <w:b/>
          <w:bCs/>
        </w:rPr>
        <w:t>Discuţii şi concluzii</w:t>
      </w:r>
    </w:p>
    <w:p>
      <w:pPr>
        <w:pStyle w:val="14"/>
        <w:keepNext w:val="0"/>
        <w:keepLines w:val="0"/>
        <w:widowControl/>
        <w:suppressLineNumbers w:val="0"/>
        <w:ind w:firstLine="720" w:firstLineChars="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Lucrarea de față a avut ca scop realizarea unei platforme demonstrative bazate pe ESP32, capabilă să simuleze și să explice funcționarea mai multor tipuri de atacuri asupra rețelelor Wi-Fi. Printre acestea s-au numărat: atacul de tip Deauthentication, AP Flood și DNS Hijacking. Proiectul a fost conceput cu un caracter didactic și demonstrativ, în scopul înțelegerii vulnerabilităților reale ale protocoalelor wireless utilizate pe scară largă.</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Obiectivele propuse la începutul lucrării au fost, în mare parte, atinse. S-a reușit implementarea cu succes a unui server web minimalist pe ESP32, capabil să răspundă la cereri HTTP și să declanșeze funcționalități asociate fiecărui atac. De asemenea, au fost construite cadre 802.11 manual (beacon-uri, deauth etc.) și transmise în eter folosind interfața radio a ESP32 în mod promiscuu. Atacul DNS Hijacking a fost implementat prin construirea unui server DNS personalizat care redirecționează selectiv traficul DNS al utilizatorului către IP-ul ESP32.</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Printre limitările întâmpinate se numără imposibilitatea realizării unei redirecționări complete și transparente a traficului DNS. În forma actuală, răspunsurile DNS malițioase funcționează doar în contextul în care ESP32 este DNS-ul setat implicit prin DHCP. Din acest motiv, pentru direcții viitoare, se propune implementarea unui sistem de DNS forwarding combinat cu NAT/WiFi passthrough pentru ca utilizatorul să poată naviga aparent normal, în timp ce traficul DNS este interceptat și modificat în fundal. Această extindere ar contribui semnificativ la realismul simulării atacului și ar îmbunătăți caracterul demonstrativ al lucrării.</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Rezultatele obținute au demonstrat clar vulnerabilitățile protocoalelor Wi-Fi atunci când nu sunt folosite mecanisme moderne de protecție (ex. WPA3, 802.11w, DNS-over-HTTPS). Interfața de control prin HTTP și modularitatea codului facilitează extinderea lucrării prin adăugarea de noi tipuri de atacuri sau integrarea cu platforme externe de analiză.</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Contribuțiile personale constau în proiectarea arhitecturii software, scrierea codului pentru manipularea pachetelor 802.11, implementarea manuală a unui server DNS, gestionarea interfeței HTTP și integrarea tuturor componentelor într-un sistem coerent și ușor de demonstrat. De asemenea, a fost proiectată o interfață care permite utilizatorului să controleze atacurile dintr-un browser, fără cunoștințe avansate de rețea.</w:t>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Aplicațiile potențiale ale acestei lucrări includ demonstrații în laboratoare de securitate cibernetică, formarea tehnicienilor în rețelistică, precum și validarea unor soluții de detecție la nivelul rețelei wireless. Direcțiile viitoare pot include suportul pentru deautificarea dispozitivelor in retele Wi-Fi 5G și integrarea unei funcții de logging extinse, salvarea datelor într-un fișier local sau trimiterea acestora către un server extern pentru analiză centralizată.</w:t>
      </w: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5" w:author="robert" w:date="2025-06-02T17:27:59Z"/>
          <w:rFonts w:hint="default" w:cs="Times New Roman"/>
          <w:b/>
          <w:bCs/>
          <w:kern w:val="0"/>
          <w:sz w:val="24"/>
          <w:szCs w:val="24"/>
          <w:lang w:val="en-US" w:eastAsia="zh-CN" w:bidi="ar"/>
        </w:rPr>
      </w:pPr>
    </w:p>
    <w:p>
      <w:pPr>
        <w:pStyle w:val="14"/>
        <w:keepNext w:val="0"/>
        <w:keepLines w:val="0"/>
        <w:widowControl/>
        <w:numPr>
          <w:ilvl w:val="0"/>
          <w:numId w:val="0"/>
        </w:numPr>
        <w:suppressLineNumbers w:val="0"/>
        <w:spacing w:before="0" w:beforeAutospacing="0" w:after="0" w:afterAutospacing="0"/>
        <w:ind w:right="0" w:rightChars="0"/>
        <w:jc w:val="both"/>
        <w:rPr>
          <w:ins w:id="6" w:author="robert" w:date="2025-06-02T17:28:29Z"/>
          <w:rFonts w:hint="default" w:cs="Times New Roman"/>
          <w:b w:val="0"/>
          <w:bCs w:val="0"/>
          <w:kern w:val="0"/>
          <w:sz w:val="24"/>
          <w:szCs w:val="24"/>
          <w:lang w:val="en-US" w:eastAsia="zh-CN" w:bidi="ar"/>
        </w:rPr>
      </w:pPr>
    </w:p>
    <w:p>
      <w:pPr>
        <w:numPr>
          <w:ilvl w:val="0"/>
          <w:numId w:val="1"/>
        </w:numPr>
        <w:ind w:left="200" w:leftChars="0" w:firstLine="0" w:firstLine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Bibligrafie</w:t>
      </w:r>
    </w:p>
    <w:p>
      <w:pPr>
        <w:numPr>
          <w:ilvl w:val="0"/>
          <w:numId w:val="0"/>
        </w:numPr>
        <w:ind w:firstLine="720" w:firstLineChars="0"/>
        <w:jc w:val="both"/>
        <w:rPr>
          <w:rFonts w:hint="default" w:ascii="Times New Roman" w:hAnsi="Times New Roman" w:cs="Times New Roman"/>
          <w:b/>
          <w:bCs/>
          <w:sz w:val="24"/>
          <w:szCs w:val="24"/>
          <w:lang w:val="en-US"/>
        </w:rPr>
      </w:pPr>
    </w:p>
    <w:p>
      <w:pPr>
        <w:pStyle w:val="14"/>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cs="Times New Roman"/>
          <w:sz w:val="22"/>
          <w:szCs w:val="22"/>
        </w:rPr>
      </w:pPr>
      <w:r>
        <w:rPr>
          <w:rFonts w:hint="default" w:cs="Times New Roman"/>
          <w:sz w:val="22"/>
          <w:szCs w:val="22"/>
          <w:lang w:val="en-US"/>
        </w:rPr>
        <w:t xml:space="preserve">[1] </w:t>
      </w:r>
      <w:r>
        <w:rPr>
          <w:rFonts w:hint="default" w:ascii="Times New Roman" w:hAnsi="Times New Roman" w:cs="Times New Roman"/>
          <w:sz w:val="22"/>
          <w:szCs w:val="22"/>
        </w:rPr>
        <w:t xml:space="preserve">M. Vanhoef and F. Piessens, “Key Reinstallation Attacks: Forcing Nonce Reuse in WPA2,” Proceedings of the 2017 ACM SIGSAC Conference on Computer and Communications Security, 2017.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[2]</w:t>
      </w:r>
      <w:r>
        <w:rPr>
          <w:rFonts w:hint="default" w:ascii="Times New Roman" w:hAnsi="Times New Roman" w:cs="Times New Roman"/>
          <w:sz w:val="22"/>
          <w:szCs w:val="22"/>
        </w:rPr>
        <w:t xml:space="preserve">IEEE Standards Association, “IEEE Std 802.11™-2016,” IEEE, 2016.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[3] </w:t>
      </w:r>
      <w:r>
        <w:rPr>
          <w:rFonts w:hint="default" w:ascii="Times New Roman" w:hAnsi="Times New Roman" w:cs="Times New Roman"/>
          <w:sz w:val="22"/>
          <w:szCs w:val="22"/>
        </w:rPr>
        <w:t xml:space="preserve">Aircrack-ng Project. “Aircrack-ng suite,”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[4] </w:t>
      </w:r>
      <w:r>
        <w:rPr>
          <w:rFonts w:hint="default" w:ascii="Times New Roman" w:hAnsi="Times New Roman" w:cs="Times New Roman"/>
          <w:sz w:val="22"/>
          <w:szCs w:val="22"/>
        </w:rPr>
        <w:t xml:space="preserve">Wireshark Foundation. “Wireshark - Go Deep,”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[5] </w:t>
      </w:r>
      <w:r>
        <w:rPr>
          <w:rFonts w:hint="default" w:ascii="Times New Roman" w:hAnsi="Times New Roman" w:cs="Times New Roman"/>
          <w:sz w:val="22"/>
          <w:szCs w:val="22"/>
        </w:rPr>
        <w:t>D. Ryan. “WiFi Pineapple - Wireless auditing,” Hak5, 202</w:t>
      </w:r>
      <w:r>
        <w:rPr>
          <w:rFonts w:hint="default" w:cs="Times New Roman"/>
          <w:sz w:val="22"/>
          <w:szCs w:val="22"/>
          <w:lang w:val="en-US"/>
        </w:rPr>
        <w:t>3</w:t>
      </w:r>
      <w:r>
        <w:rPr>
          <w:rFonts w:hint="default" w:ascii="Times New Roman" w:hAnsi="Times New Roman" w:cs="Times New Roman"/>
          <w:sz w:val="22"/>
          <w:szCs w:val="22"/>
        </w:rPr>
        <w:t xml:space="preserve">.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[6]</w:t>
      </w:r>
      <w:r>
        <w:rPr>
          <w:rFonts w:hint="default" w:ascii="Times New Roman" w:hAnsi="Times New Roman" w:cs="Times New Roman"/>
          <w:sz w:val="22"/>
          <w:szCs w:val="22"/>
        </w:rPr>
        <w:t xml:space="preserve">Spacehuhn Technologies. “ESP8266 Deauther,”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[7] </w:t>
      </w:r>
      <w:r>
        <w:rPr>
          <w:rFonts w:hint="default" w:ascii="Times New Roman" w:hAnsi="Times New Roman" w:cs="Times New Roman"/>
          <w:sz w:val="22"/>
          <w:szCs w:val="22"/>
        </w:rPr>
        <w:t xml:space="preserve">Reaver Project. “Wifite 2,” GitHub repository, 2023.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3"/>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4"/>
        <w:keepNext w:val="0"/>
        <w:keepLines w:val="0"/>
        <w:widowControl/>
        <w:numPr>
          <w:ilvl w:val="0"/>
          <w:numId w:val="0"/>
        </w:numPr>
        <w:suppressLineNumbers w:val="0"/>
        <w:spacing w:before="0" w:beforeAutospacing="0" w:after="0" w:afterAutospacing="0"/>
        <w:ind w:leftChars="0" w:right="0" w:rightChars="0"/>
        <w:jc w:val="both"/>
        <w:rPr>
          <w:rFonts w:hint="default" w:ascii="Times New Roman" w:hAnsi="Times New Roman" w:cs="Times New Roman"/>
          <w:sz w:val="22"/>
          <w:szCs w:val="22"/>
        </w:rPr>
      </w:pPr>
      <w:r>
        <w:rPr>
          <w:rFonts w:hint="default" w:cs="Times New Roman"/>
          <w:sz w:val="22"/>
          <w:szCs w:val="22"/>
          <w:lang w:val="en-US"/>
        </w:rPr>
        <w:t xml:space="preserve">[8] </w:t>
      </w:r>
      <w:r>
        <w:rPr>
          <w:rFonts w:hint="default" w:ascii="Times New Roman" w:hAnsi="Times New Roman" w:cs="Times New Roman"/>
          <w:sz w:val="22"/>
          <w:szCs w:val="22"/>
        </w:rPr>
        <w:t xml:space="preserve">IEEE, “WPA3 specification,” Wi-Fi Alliance, 2018. </w:t>
      </w:r>
      <w:r>
        <w:rPr>
          <w:rFonts w:hint="default" w:cs="Times New Roman"/>
          <w:sz w:val="22"/>
          <w:szCs w:val="22"/>
          <w:lang w:val="en-US"/>
        </w:rPr>
        <w:t>URL</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3"/>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 xml:space="preserve">[11] IEEE Std 802.11™-2020 – IEEE Standard for Information technology—Telecommunications and information exchange between systems Local and metropolitan area networks—Specific requirements—Part 11: Wireless LAN Medium Access Control (MAC) and Physical Layer (PHY) Specifications, URL: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"https://ieeexplore.ieee.org/document/9363693"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https://ieeexplore.ieee.org/document/9363693</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[12] Matthew Gast, 802.11 Wireless Networks: The Definitive Guide, 2nd ed., O'Reilly Media, 2005.</w:t>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[13] Andrea Bittau, Mark Handley, Joshua Lackey, The Final Nail in WEP’s Coffin, IEEE Symposium on Security and Privacy, 2006.</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[14] A. Zill, “Beacon Flooding Attacks in Wireless Networks,” IEEE Wireless Communications, vol. 21, no. 3, 2014.</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[15] Spacehuhn Technologies, ESP8266 Deauther, GitHub, 2023. </w:t>
      </w:r>
      <w:r>
        <w:rPr>
          <w:rFonts w:hint="default" w:ascii="Times New Roman" w:hAnsi="Times New Roman" w:eastAsia="SimSun" w:cs="Times New Roman"/>
          <w:color w:val="auto"/>
          <w:kern w:val="0"/>
          <w:sz w:val="22"/>
          <w:szCs w:val="22"/>
          <w:u w:val="none"/>
          <w:lang w:val="en-US" w:eastAsia="zh-CN" w:bidi="ar"/>
        </w:rPr>
        <w:fldChar w:fldCharType="begin"/>
      </w:r>
      <w:r>
        <w:rPr>
          <w:rFonts w:hint="default" w:ascii="Times New Roman" w:hAnsi="Times New Roman" w:eastAsia="SimSun" w:cs="Times New Roman"/>
          <w:color w:val="auto"/>
          <w:kern w:val="0"/>
          <w:sz w:val="22"/>
          <w:szCs w:val="22"/>
          <w:u w:val="none"/>
          <w:lang w:val="en-US" w:eastAsia="zh-CN" w:bidi="ar"/>
        </w:rPr>
        <w:instrText xml:space="preserve"> HYPERLINK "https://github.com/SpacehuhnTech/esp8266_deauther" </w:instrText>
      </w:r>
      <w:r>
        <w:rPr>
          <w:rFonts w:hint="default" w:ascii="Times New Roman" w:hAnsi="Times New Roman" w:eastAsia="SimSun" w:cs="Times New Roman"/>
          <w:color w:val="auto"/>
          <w:kern w:val="0"/>
          <w:sz w:val="22"/>
          <w:szCs w:val="22"/>
          <w:u w:val="none"/>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https://github.com/SpacehuhnTech/esp8266_deauther</w:t>
      </w:r>
      <w:r>
        <w:rPr>
          <w:rFonts w:hint="default" w:ascii="Times New Roman" w:hAnsi="Times New Roman" w:eastAsia="SimSun" w:cs="Times New Roman"/>
          <w:color w:val="auto"/>
          <w:kern w:val="0"/>
          <w:sz w:val="22"/>
          <w:szCs w:val="22"/>
          <w:u w:val="none"/>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[16] Mockapetris, P. Domain names - concepts and facilities. RFC 1034, IETF, 1987.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"https://tools.ietf.org/html/rfc1034" </w:instrText>
      </w:r>
      <w:r>
        <w:rPr>
          <w:rFonts w:hint="default" w:ascii="Times New Roman" w:hAnsi="Times New Roman" w:eastAsia="SimSun" w:cs="Times New Roman"/>
          <w:kern w:val="0"/>
          <w:sz w:val="22"/>
          <w:szCs w:val="22"/>
          <w:lang w:val="en-US" w:eastAsia="zh-CN" w:bidi="ar"/>
        </w:rPr>
        <w:fldChar w:fldCharType="separate"/>
      </w:r>
      <w:r>
        <w:rPr>
          <w:rStyle w:val="13"/>
          <w:rFonts w:hint="default" w:ascii="Times New Roman" w:hAnsi="Times New Roman" w:eastAsia="SimSun" w:cs="Times New Roman"/>
          <w:kern w:val="0"/>
          <w:sz w:val="22"/>
          <w:szCs w:val="22"/>
          <w:lang w:val="en-US" w:eastAsia="zh-CN" w:bidi="ar"/>
        </w:rPr>
        <w:t>https://tools.ietf.org/html/rfc1034</w:t>
      </w:r>
      <w:r>
        <w:rPr>
          <w:rFonts w:hint="default" w:ascii="Times New Roman" w:hAnsi="Times New Roman" w:eastAsia="SimSun" w:cs="Times New Roman"/>
          <w:kern w:val="0"/>
          <w:sz w:val="22"/>
          <w:szCs w:val="22"/>
          <w:lang w:val="en-US" w:eastAsia="zh-CN" w:bidi="ar"/>
        </w:rPr>
        <w:fldChar w:fldCharType="end"/>
      </w:r>
    </w:p>
    <w:p>
      <w:pPr>
        <w:keepNext w:val="0"/>
        <w:keepLines w:val="0"/>
        <w:widowControl/>
        <w:suppressLineNumbers w:val="0"/>
        <w:jc w:val="both"/>
        <w:rPr>
          <w:rFonts w:hint="default" w:ascii="Times New Roman" w:hAnsi="Times New Roman" w:eastAsia="SimSun" w:cs="Times New Roman"/>
          <w:kern w:val="0"/>
          <w:sz w:val="22"/>
          <w:szCs w:val="22"/>
          <w:lang w:val="en-US" w:eastAsia="zh-CN" w:bidi="ar"/>
        </w:rPr>
      </w:pPr>
    </w:p>
    <w:p/>
    <w:sectPr>
      <w:footerReference r:id="rId3" w:type="default"/>
      <w:pgSz w:w="11906" w:h="16838"/>
      <w:pgMar w:top="1140" w:right="1138" w:bottom="1701" w:left="1138" w:header="720" w:footer="720" w:gutter="0"/>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059">
    <w:panose1 w:val="00000500000000000000"/>
    <w:charset w:val="00"/>
    <w:family w:val="auto"/>
    <w:pitch w:val="default"/>
    <w:sig w:usb0="00000287" w:usb1="00000800" w:usb2="00000000" w:usb3="00000000" w:csb0="6000009F" w:csb1="00000000"/>
  </w:font>
  <w:font w:name="DejaVu Sans">
    <w:panose1 w:val="020B0603030804020204"/>
    <w:charset w:val="00"/>
    <w:family w:val="auto"/>
    <w:pitch w:val="default"/>
    <w:sig w:usb0="E7006EFF" w:usb1="D200FDFF" w:usb2="0A246029" w:usb3="0400200C" w:csb0="600001FF" w:csb1="DFFF0000"/>
  </w:font>
  <w:font w:name="Arial Black">
    <w:panose1 w:val="020B0A04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36135E"/>
    <w:multiLevelType w:val="multilevel"/>
    <w:tmpl w:val="FB36135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DF7A70F"/>
    <w:multiLevelType w:val="singleLevel"/>
    <w:tmpl w:val="FDF7A70F"/>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FFFF7B82"/>
    <w:multiLevelType w:val="singleLevel"/>
    <w:tmpl w:val="FFFF7B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68AF884"/>
    <w:multiLevelType w:val="multilevel"/>
    <w:tmpl w:val="368AF884"/>
    <w:lvl w:ilvl="0" w:tentative="0">
      <w:start w:val="1"/>
      <w:numFmt w:val="decimal"/>
      <w:suff w:val="space"/>
      <w:lvlText w:val="%1."/>
      <w:lvlJc w:val="left"/>
      <w:pPr>
        <w:ind w:left="200"/>
      </w:pPr>
    </w:lvl>
    <w:lvl w:ilvl="1" w:tentative="0">
      <w:start w:val="1"/>
      <w:numFmt w:val="decimal"/>
      <w:suff w:val="space"/>
      <w:lvlText w:val="%1.%2"/>
      <w:lvlJc w:val="left"/>
      <w:pPr>
        <w:ind w:left="20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rson w15:author="robert">
    <w15:presenceInfo w15:providerId="None" w15:userId="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25DD"/>
    <w:rsid w:val="1EEF68DF"/>
    <w:rsid w:val="35DDFE11"/>
    <w:rsid w:val="3FEFAC2C"/>
    <w:rsid w:val="4BFA1E10"/>
    <w:rsid w:val="569552B3"/>
    <w:rsid w:val="5FF8A0FF"/>
    <w:rsid w:val="6BFD37EA"/>
    <w:rsid w:val="6FEE0EAD"/>
    <w:rsid w:val="6FEE8AE2"/>
    <w:rsid w:val="749774B1"/>
    <w:rsid w:val="75CF2F5F"/>
    <w:rsid w:val="76A80199"/>
    <w:rsid w:val="77EFE0E8"/>
    <w:rsid w:val="7B76A8A0"/>
    <w:rsid w:val="7BFF06A1"/>
    <w:rsid w:val="7C6E88E6"/>
    <w:rsid w:val="7F1E9929"/>
    <w:rsid w:val="7F8BD557"/>
    <w:rsid w:val="7FDD3F3F"/>
    <w:rsid w:val="7FFDCD99"/>
    <w:rsid w:val="88BF43F6"/>
    <w:rsid w:val="B36E13B0"/>
    <w:rsid w:val="B77BE3C4"/>
    <w:rsid w:val="B7DF7447"/>
    <w:rsid w:val="B8BC9E7C"/>
    <w:rsid w:val="BABEB545"/>
    <w:rsid w:val="BB9FA4BC"/>
    <w:rsid w:val="BDF24A3C"/>
    <w:rsid w:val="BFFE444E"/>
    <w:rsid w:val="C2EF27E8"/>
    <w:rsid w:val="CF6C8768"/>
    <w:rsid w:val="DDFF259F"/>
    <w:rsid w:val="DEEF7E31"/>
    <w:rsid w:val="DFFB6C14"/>
    <w:rsid w:val="E3EFB915"/>
    <w:rsid w:val="E6FFE760"/>
    <w:rsid w:val="EB7C1CD4"/>
    <w:rsid w:val="EC772FBA"/>
    <w:rsid w:val="EE7AC619"/>
    <w:rsid w:val="EF9FA30D"/>
    <w:rsid w:val="EFA9D2F8"/>
    <w:rsid w:val="F94FFE56"/>
    <w:rsid w:val="FB6504D9"/>
    <w:rsid w:val="FBB9B1C3"/>
    <w:rsid w:val="FBDB55D1"/>
    <w:rsid w:val="FBF314FC"/>
    <w:rsid w:val="FBFD9771"/>
    <w:rsid w:val="FCFF76C1"/>
    <w:rsid w:val="FD1D5461"/>
    <w:rsid w:val="FEEF0E8B"/>
    <w:rsid w:val="FEFBF52E"/>
    <w:rsid w:val="FF79158F"/>
    <w:rsid w:val="FFAD3AEC"/>
    <w:rsid w:val="FFF72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character" w:styleId="8">
    <w:name w:val="Emphasis"/>
    <w:basedOn w:val="5"/>
    <w:qFormat/>
    <w:uiPriority w:val="0"/>
    <w:rPr>
      <w:i/>
      <w:iCs/>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5"/>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5"/>
    <w:qFormat/>
    <w:uiPriority w:val="0"/>
    <w:rPr>
      <w:b/>
      <w:bCs/>
    </w:rPr>
  </w:style>
  <w:style w:type="table" w:styleId="16">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x4k7w5x"/>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sv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2025-05-21T20:49:00Z</dcterms:created>
  <dc:creator>robert</dc:creator>
  <cp:lastModifiedBy>robert</cp:lastModifiedBy>
  <dcterms:modified xsi:type="dcterms:W3CDTF">2025-06-05T20:31:16Z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