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17"/>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&lt;TITLU LUCRARE&gt;</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ascii="Times New Roman" w:hAnsi="Times New Roman" w:eastAsia="Times New Roman" w:cs="Times New Roman"/>
          <w:bCs/>
          <w:sz w:val="28"/>
          <w:szCs w:val="28"/>
          <w:lang w:val="en-GB"/>
        </w:rPr>
      </w:pPr>
      <w:r>
        <w:rPr>
          <w:rFonts w:ascii="Times New Roman" w:hAnsi="Times New Roman" w:eastAsia="Times New Roman" w:cs="Times New Roman"/>
          <w:bCs/>
          <w:sz w:val="28"/>
          <w:szCs w:val="28"/>
        </w:rPr>
        <w:t>Coordonator științific</w:t>
      </w:r>
      <w:ins w:id="1" w:author="bugs" w:date="2025-06-02T17:13:28Z">
        <w:r>
          <w:rPr>
            <w:rFonts w:hint="default" w:ascii="Times New Roman" w:hAnsi="Times New Roman" w:eastAsia="Times New Roman" w:cs="Times New Roman"/>
            <w:bCs/>
            <w:sz w:val="28"/>
            <w:szCs w:val="28"/>
            <w:lang w:val="en-GB"/>
          </w:rPr>
          <w:t>,</w:t>
        </w:r>
      </w:ins>
      <w:ins w:id="2" w:author="bugs" w:date="2025-06-02T17:12:40Z">
        <w:r>
          <w:rPr>
            <w:rFonts w:hint="default" w:ascii="Times New Roman" w:hAnsi="Times New Roman" w:eastAsia="Times New Roman" w:cs="Times New Roman"/>
            <w:bCs/>
            <w:sz w:val="28"/>
            <w:szCs w:val="28"/>
            <w:lang w:val="en-GB"/>
          </w:rPr>
          <w:tab/>
        </w:r>
      </w:ins>
      <w:ins w:id="3" w:author="bugs" w:date="2025-06-02T17:12:40Z">
        <w:r>
          <w:rPr>
            <w:rFonts w:hint="default" w:ascii="Times New Roman" w:hAnsi="Times New Roman" w:eastAsia="Times New Roman" w:cs="Times New Roman"/>
            <w:bCs/>
            <w:sz w:val="28"/>
            <w:szCs w:val="28"/>
            <w:lang w:val="en-GB"/>
          </w:rPr>
          <w:tab/>
        </w:r>
      </w:ins>
      <w:ins w:id="4" w:author="bugs" w:date="2025-06-02T17:12:40Z">
        <w:r>
          <w:rPr>
            <w:rFonts w:hint="default" w:ascii="Times New Roman" w:hAnsi="Times New Roman" w:eastAsia="Times New Roman" w:cs="Times New Roman"/>
            <w:bCs/>
            <w:sz w:val="28"/>
            <w:szCs w:val="28"/>
            <w:lang w:val="en-GB"/>
          </w:rPr>
          <w:tab/>
        </w:r>
      </w:ins>
      <w:ins w:id="5" w:author="bugs" w:date="2025-06-02T17:12:41Z">
        <w:r>
          <w:rPr>
            <w:rFonts w:hint="default" w:ascii="Times New Roman" w:hAnsi="Times New Roman" w:eastAsia="Times New Roman" w:cs="Times New Roman"/>
            <w:bCs/>
            <w:sz w:val="28"/>
            <w:szCs w:val="28"/>
            <w:lang w:val="en-GB"/>
          </w:rPr>
          <w:tab/>
        </w:r>
      </w:ins>
      <w:ins w:id="6" w:author="bugs" w:date="2025-06-02T17:12:41Z">
        <w:r>
          <w:rPr>
            <w:rFonts w:hint="default" w:ascii="Times New Roman" w:hAnsi="Times New Roman" w:eastAsia="Times New Roman" w:cs="Times New Roman"/>
            <w:bCs/>
            <w:sz w:val="28"/>
            <w:szCs w:val="28"/>
            <w:lang w:val="en-GB"/>
          </w:rPr>
          <w:tab/>
        </w:r>
      </w:ins>
      <w:ins w:id="7" w:author="bugs" w:date="2025-06-02T17:12:41Z">
        <w:r>
          <w:rPr>
            <w:rFonts w:hint="default" w:ascii="Times New Roman" w:hAnsi="Times New Roman" w:eastAsia="Times New Roman" w:cs="Times New Roman"/>
            <w:bCs/>
            <w:sz w:val="28"/>
            <w:szCs w:val="28"/>
            <w:lang w:val="en-GB"/>
          </w:rPr>
          <w:tab/>
        </w:r>
      </w:ins>
      <w:ins w:id="8" w:author="bugs" w:date="2025-06-02T17:12:41Z">
        <w:r>
          <w:rPr>
            <w:rFonts w:hint="default" w:ascii="Times New Roman" w:hAnsi="Times New Roman" w:eastAsia="Times New Roman" w:cs="Times New Roman"/>
            <w:bCs/>
            <w:sz w:val="28"/>
            <w:szCs w:val="28"/>
            <w:lang w:val="en-GB"/>
          </w:rPr>
          <w:tab/>
        </w:r>
      </w:ins>
      <w:ins w:id="9" w:author="bugs" w:date="2025-06-02T17:12:36Z">
        <w:r>
          <w:rPr>
            <w:rFonts w:ascii="Times New Roman" w:hAnsi="Times New Roman" w:eastAsia="Times New Roman" w:cs="Times New Roman"/>
            <w:bCs/>
            <w:sz w:val="28"/>
            <w:szCs w:val="28"/>
          </w:rPr>
          <w:t>absolvent</w:t>
        </w:r>
      </w:ins>
      <w:ins w:id="10" w:author="bugs" w:date="2025-06-02T17:13:23Z">
        <w:r>
          <w:rPr>
            <w:rFonts w:hint="default" w:ascii="Times New Roman" w:hAnsi="Times New Roman" w:eastAsia="Times New Roman" w:cs="Times New Roman"/>
            <w:bCs/>
            <w:sz w:val="28"/>
            <w:szCs w:val="28"/>
            <w:lang w:val="en-GB"/>
          </w:rPr>
          <w:t>,</w:t>
        </w:r>
      </w:ins>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ins w:id="11" w:author="bugs" w:date="2025-06-02T17:12:48Z">
        <w:r>
          <w:rPr>
            <w:rFonts w:hint="default" w:ascii="Times New Roman" w:hAnsi="Times New Roman" w:eastAsia="Times New Roman" w:cs="Times New Roman"/>
            <w:bCs/>
            <w:sz w:val="28"/>
            <w:szCs w:val="28"/>
            <w:lang w:val="en-GB"/>
          </w:rPr>
          <w:t xml:space="preserve">    </w:t>
        </w:r>
      </w:ins>
      <w:ins w:id="12" w:author="bugs" w:date="2025-06-02T17:12:49Z">
        <w:r>
          <w:rPr>
            <w:rFonts w:hint="default" w:ascii="Times New Roman" w:hAnsi="Times New Roman" w:eastAsia="Times New Roman" w:cs="Times New Roman"/>
            <w:bCs/>
            <w:sz w:val="28"/>
            <w:szCs w:val="28"/>
            <w:lang w:val="en-GB"/>
          </w:rPr>
          <w:t xml:space="preserve"> </w:t>
        </w:r>
      </w:ins>
      <w:ins w:id="13" w:author="bugs" w:date="2025-06-02T17:13:17Z">
        <w:r>
          <w:rPr>
            <w:rFonts w:hint="default" w:ascii="Times New Roman" w:hAnsi="Times New Roman" w:eastAsia="Times New Roman" w:cs="Times New Roman"/>
            <w:bCs/>
            <w:sz w:val="28"/>
            <w:szCs w:val="28"/>
            <w:lang w:val="en-GB"/>
          </w:rPr>
          <w:t xml:space="preserve">   </w:t>
        </w:r>
      </w:ins>
      <w:ins w:id="14" w:author="bugs" w:date="2025-06-02T17:13:18Z">
        <w:r>
          <w:rPr>
            <w:rFonts w:hint="default" w:ascii="Times New Roman" w:hAnsi="Times New Roman" w:eastAsia="Times New Roman" w:cs="Times New Roman"/>
            <w:bCs/>
            <w:sz w:val="28"/>
            <w:szCs w:val="28"/>
            <w:lang w:val="en-GB"/>
          </w:rPr>
          <w:t xml:space="preserve">      </w:t>
        </w:r>
      </w:ins>
      <w:ins w:id="15" w:author="bugs" w:date="2025-06-02T17:13:19Z">
        <w:r>
          <w:rPr>
            <w:rFonts w:hint="default" w:ascii="Times New Roman" w:hAnsi="Times New Roman" w:eastAsia="Times New Roman" w:cs="Times New Roman"/>
            <w:bCs/>
            <w:sz w:val="28"/>
            <w:szCs w:val="28"/>
            <w:lang w:val="en-GB"/>
          </w:rPr>
          <w:t xml:space="preserve">      </w:t>
        </w:r>
      </w:ins>
      <w:ins w:id="16" w:author="bugs" w:date="2025-06-02T17:13:20Z">
        <w:r>
          <w:rPr>
            <w:rFonts w:hint="default" w:ascii="Times New Roman" w:hAnsi="Times New Roman" w:eastAsia="Times New Roman" w:cs="Times New Roman"/>
            <w:bCs/>
            <w:sz w:val="28"/>
            <w:szCs w:val="28"/>
            <w:lang w:val="en-GB"/>
          </w:rPr>
          <w:t xml:space="preserve">  </w:t>
        </w:r>
      </w:ins>
      <w:ins w:id="17" w:author="bugs" w:date="2025-06-02T17:12:49Z">
        <w:r>
          <w:rPr>
            <w:rFonts w:hint="default" w:ascii="Times New Roman" w:hAnsi="Times New Roman" w:eastAsia="Times New Roman" w:cs="Times New Roman"/>
            <w:bCs/>
            <w:sz w:val="28"/>
            <w:szCs w:val="28"/>
            <w:lang w:val="en-GB"/>
          </w:rPr>
          <w:t xml:space="preserve"> </w:t>
        </w:r>
      </w:ins>
      <w:ins w:id="18" w:author="bugs" w:date="2025-06-02T17:13:01Z">
        <w:r>
          <w:rPr>
            <w:rFonts w:hint="default" w:ascii="Times New Roman" w:hAnsi="Times New Roman" w:eastAsia="Times New Roman" w:cs="Times New Roman"/>
            <w:bCs/>
            <w:sz w:val="28"/>
            <w:szCs w:val="28"/>
            <w:lang w:val="en-GB"/>
          </w:rPr>
          <w:t>in</w:t>
        </w:r>
      </w:ins>
      <w:ins w:id="19" w:author="bugs" w:date="2025-06-02T17:13:02Z">
        <w:r>
          <w:rPr>
            <w:rFonts w:hint="default" w:ascii="Times New Roman" w:hAnsi="Times New Roman" w:eastAsia="Times New Roman" w:cs="Times New Roman"/>
            <w:bCs/>
            <w:sz w:val="28"/>
            <w:szCs w:val="28"/>
            <w:lang w:val="en-GB"/>
          </w:rPr>
          <w:t>g</w:t>
        </w:r>
      </w:ins>
      <w:ins w:id="20" w:author="bugs" w:date="2025-06-02T17:13:03Z">
        <w:r>
          <w:rPr>
            <w:rFonts w:hint="default" w:ascii="Times New Roman" w:hAnsi="Times New Roman" w:eastAsia="Times New Roman" w:cs="Times New Roman"/>
            <w:bCs/>
            <w:sz w:val="28"/>
            <w:szCs w:val="28"/>
            <w:lang w:val="en-GB"/>
          </w:rPr>
          <w:t>.d</w:t>
        </w:r>
      </w:ins>
      <w:ins w:id="21" w:author="bugs" w:date="2025-06-02T17:13:04Z">
        <w:r>
          <w:rPr>
            <w:rFonts w:hint="default" w:ascii="Times New Roman" w:hAnsi="Times New Roman" w:eastAsia="Times New Roman" w:cs="Times New Roman"/>
            <w:bCs/>
            <w:sz w:val="28"/>
            <w:szCs w:val="28"/>
            <w:lang w:val="en-GB"/>
          </w:rPr>
          <w:t>ipl</w:t>
        </w:r>
      </w:ins>
      <w:ins w:id="22" w:author="bugs" w:date="2025-06-02T17:13:06Z">
        <w:r>
          <w:rPr>
            <w:rFonts w:hint="default" w:ascii="Times New Roman" w:hAnsi="Times New Roman" w:eastAsia="Times New Roman" w:cs="Times New Roman"/>
            <w:bCs/>
            <w:sz w:val="28"/>
            <w:szCs w:val="28"/>
            <w:lang w:val="en-GB"/>
          </w:rPr>
          <w:t xml:space="preserve">. </w:t>
        </w:r>
      </w:ins>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ind w:left="200" w:leftChars="0"/>
        <w:jc w:val="both"/>
        <w:rPr>
          <w:ins w:id="23" w:author="bugs" w:date="2025-06-02T17:13:40Z"/>
          <w:rFonts w:hint="default" w:ascii="Times New Roman" w:hAnsi="Times New Roman" w:cs="Times New Roman"/>
          <w:b/>
          <w:bCs/>
          <w:sz w:val="24"/>
          <w:szCs w:val="24"/>
          <w:lang w:val="en-US"/>
        </w:rPr>
      </w:pPr>
    </w:p>
    <w:p>
      <w:pPr>
        <w:numPr>
          <w:ilvl w:val="0"/>
          <w:numId w:val="0"/>
        </w:numPr>
        <w:ind w:left="200" w:leftChars="0"/>
        <w:jc w:val="both"/>
        <w:rPr>
          <w:ins w:id="24" w:author="bugs" w:date="2025-06-02T17:13:40Z"/>
          <w:rFonts w:hint="default" w:ascii="Times New Roman" w:hAnsi="Times New Roman" w:cs="Times New Roman"/>
          <w:b/>
          <w:bCs/>
          <w:sz w:val="24"/>
          <w:szCs w:val="24"/>
          <w:lang w:val="en-US"/>
        </w:rPr>
      </w:pPr>
    </w:p>
    <w:p>
      <w:pPr>
        <w:numPr>
          <w:ilvl w:val="0"/>
          <w:numId w:val="0"/>
        </w:numPr>
        <w:ind w:left="200" w:leftChars="0"/>
        <w:jc w:val="both"/>
        <w:rPr>
          <w:ins w:id="25" w:author="bugs" w:date="2025-06-02T17:13:40Z"/>
          <w:rFonts w:hint="default" w:ascii="Times New Roman" w:hAnsi="Times New Roman" w:cs="Times New Roman"/>
          <w:b/>
          <w:bCs/>
          <w:sz w:val="24"/>
          <w:szCs w:val="24"/>
          <w:lang w:val="en-US"/>
        </w:rPr>
      </w:pPr>
    </w:p>
    <w:p>
      <w:pPr>
        <w:numPr>
          <w:ilvl w:val="0"/>
          <w:numId w:val="0"/>
        </w:numPr>
        <w:ind w:left="200" w:leftChars="0"/>
        <w:jc w:val="both"/>
        <w:rPr>
          <w:ins w:id="26" w:author="bugs" w:date="2025-06-02T17:13:41Z"/>
          <w:rFonts w:hint="default" w:ascii="Times New Roman" w:hAnsi="Times New Roman" w:cs="Times New Roman"/>
          <w:b/>
          <w:bCs/>
          <w:sz w:val="24"/>
          <w:szCs w:val="24"/>
          <w:lang w:val="en-US"/>
        </w:rPr>
      </w:pPr>
    </w:p>
    <w:p>
      <w:pPr>
        <w:numPr>
          <w:ilvl w:val="0"/>
          <w:numId w:val="0"/>
        </w:numPr>
        <w:ind w:left="200" w:leftChars="0"/>
        <w:jc w:val="both"/>
        <w:rPr>
          <w:ins w:id="27" w:author="bugs" w:date="2025-06-02T17:13:41Z"/>
          <w:rFonts w:hint="default" w:ascii="Times New Roman" w:hAnsi="Times New Roman" w:cs="Times New Roman"/>
          <w:b/>
          <w:bCs/>
          <w:sz w:val="24"/>
          <w:szCs w:val="24"/>
          <w:lang w:val="en-US"/>
        </w:rPr>
      </w:pPr>
    </w:p>
    <w:p>
      <w:pPr>
        <w:numPr>
          <w:ilvl w:val="0"/>
          <w:numId w:val="0"/>
        </w:numPr>
        <w:ind w:left="200" w:leftChars="0"/>
        <w:jc w:val="both"/>
        <w:rPr>
          <w:ins w:id="28" w:author="bugs" w:date="2025-06-02T17:13:41Z"/>
          <w:rFonts w:hint="default" w:ascii="Times New Roman" w:hAnsi="Times New Roman" w:cs="Times New Roman"/>
          <w:b/>
          <w:bCs/>
          <w:sz w:val="24"/>
          <w:szCs w:val="24"/>
          <w:lang w:val="en-US"/>
        </w:rPr>
      </w:pPr>
    </w:p>
    <w:p>
      <w:pPr>
        <w:numPr>
          <w:ilvl w:val="0"/>
          <w:numId w:val="0"/>
        </w:numPr>
        <w:ind w:left="200" w:leftChars="0"/>
        <w:jc w:val="both"/>
        <w:rPr>
          <w:ins w:id="29" w:author="bugs" w:date="2025-06-02T17:13:41Z"/>
          <w:rFonts w:hint="default" w:ascii="Times New Roman" w:hAnsi="Times New Roman" w:cs="Times New Roman"/>
          <w:b/>
          <w:bCs/>
          <w:sz w:val="24"/>
          <w:szCs w:val="24"/>
          <w:lang w:val="en-US"/>
        </w:rPr>
      </w:pPr>
    </w:p>
    <w:p>
      <w:pPr>
        <w:numPr>
          <w:ilvl w:val="0"/>
          <w:numId w:val="0"/>
        </w:numPr>
        <w:ind w:left="200" w:leftChars="0"/>
        <w:jc w:val="both"/>
        <w:rPr>
          <w:ins w:id="30" w:author="bugs" w:date="2025-06-02T17:13:41Z"/>
          <w:rFonts w:hint="default" w:ascii="Times New Roman" w:hAnsi="Times New Roman" w:cs="Times New Roman"/>
          <w:b/>
          <w:bCs/>
          <w:sz w:val="24"/>
          <w:szCs w:val="24"/>
          <w:lang w:val="en-US"/>
        </w:rPr>
      </w:pPr>
    </w:p>
    <w:p>
      <w:pPr>
        <w:numPr>
          <w:ilvl w:val="0"/>
          <w:numId w:val="0"/>
        </w:numPr>
        <w:ind w:left="200" w:leftChars="0"/>
        <w:jc w:val="both"/>
        <w:rPr>
          <w:ins w:id="31" w:author="bugs" w:date="2025-06-02T17:13:42Z"/>
          <w:rFonts w:hint="default" w:ascii="Times New Roman" w:hAnsi="Times New Roman" w:cs="Times New Roman"/>
          <w:b/>
          <w:bCs/>
          <w:sz w:val="24"/>
          <w:szCs w:val="24"/>
          <w:lang w:val="en-US"/>
        </w:rPr>
      </w:pPr>
    </w:p>
    <w:p>
      <w:pPr>
        <w:numPr>
          <w:ilvl w:val="0"/>
          <w:numId w:val="0"/>
        </w:numPr>
        <w:ind w:left="200" w:leftChars="0"/>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1"/>
        </w:numPr>
        <w:ind w:left="200" w:leftChars="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jc w:val="both"/>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ins w:id="32" w:author="bugs" w:date="2025-06-02T17:13:57Z">
        <w:r>
          <w:rPr>
            <w:rFonts w:hint="default" w:cs="Times New Roman"/>
            <w:lang w:val="en-GB"/>
          </w:rPr>
          <w:t>ș</w:t>
        </w:r>
      </w:ins>
      <w:r>
        <w:rPr>
          <w:rFonts w:hint="default" w:ascii="Times New Roman" w:hAnsi="Times New Roman" w:cs="Times New Roman"/>
          <w:lang w:val="en-US"/>
        </w:rPr>
        <w:t>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3"/>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jc w:val="both"/>
        <w:rPr>
          <w:rFonts w:hint="default"/>
          <w:lang w:val="en-GB"/>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ins w:id="33" w:author="bugs" w:date="2025-06-02T17:14:13Z">
        <w:r>
          <w:rPr>
            <w:rFonts w:hint="default" w:cs="Times New Roman"/>
            <w:lang w:val="en-GB" w:eastAsia="zh-CN"/>
          </w:rPr>
          <w:t>.</w:t>
        </w:r>
      </w:ins>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ins w:id="34" w:author="bugs" w:date="2025-06-02T17:14:20Z">
        <w:r>
          <w:rPr>
            <w:rFonts w:hint="default" w:cs="Times New Roman"/>
            <w:lang w:val="en-GB" w:eastAsia="zh-CN"/>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35" w:author="bugs" w:date="2025-06-02T17:14:29Z">
        <w:r>
          <w:rPr>
            <w:rFonts w:hint="default" w:cs="Times New Roman"/>
            <w:lang w:val="en-GB"/>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ins w:id="36" w:author="robert" w:date="2025-06-02T17:10:22Z"/>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jc w:val="both"/>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rPr>
          <w:rFonts w:hint="default" w:cs="Times New Roman"/>
          <w:b w:val="0"/>
          <w:bCs w:val="0"/>
          <w:kern w:val="0"/>
          <w:sz w:val="24"/>
          <w:szCs w:val="24"/>
          <w:lang w:val="en-US" w:eastAsia="zh-CN" w:bidi="ar"/>
        </w:rP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14"/>
        <w:keepNext w:val="0"/>
        <w:keepLines w:val="0"/>
        <w:widowControl/>
        <w:suppressLineNumbers w:val="0"/>
        <w:jc w:val="both"/>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14"/>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14"/>
        <w:keepNext w:val="0"/>
        <w:keepLines w:val="0"/>
        <w:widowControl/>
        <w:numPr>
          <w:ilvl w:val="0"/>
          <w:numId w:val="0"/>
        </w:numPr>
        <w:suppressLineNumbers w:val="0"/>
        <w:ind w:leftChars="0" w:right="0" w:rightChars="0"/>
        <w:jc w:val="center"/>
        <w:rPr>
          <w:rFonts w:hint="default"/>
          <w:lang w:val="en-US" w:eastAsia="zh-CN"/>
        </w:rP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lang w:val="en-US"/>
        </w:rPr>
        <w:t>Metode folosite</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&lt;pune referintele bibliografice salvate pentru subcapitole&gt;</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Într-o rețea tipică, AP-ul poate fi un router, dar și un dispozitiv dedicat conectat la un controller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Întreg procesul inițial (scanare, autentificare, asociere) are loc în clar, fără criptare, ceea ce îl face vulnerabil la analiză, falsificare sau interferență. De aceea, etapa de conectare este adesea vizată în testele de securitate și în atacurile Wi-Fi, deoarece permite emularea comportamentului unui AP fără parcurgerea autentificării reale.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Ele conțin informații despre parametrii rețelei, inițiază procesele de autentificare și asociere, permit roaming-ul între AP-uri și gestionează deconectările controlate sau forțate.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Din acest motiv, aceste cadre sunt vizate în numeroase atacuri wireless (ex: DoS, Evil Twin, Captive Portal). Deși există extensii moderne ale standardului (ex. 802.11w – Protected Management Frames), suportul nu este universal, ceea ce lasă multe rețele și dispozitive vulnerabile.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3. Beacon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Change w:id="37" w:author="robert" w:date="2025-06-02T17:10:42Z">
          <w:pPr>
            <w:pStyle w:val="14"/>
            <w:keepNext w:val="0"/>
            <w:keepLines w:val="0"/>
            <w:widowControl/>
            <w:suppressLineNumbers w:val="0"/>
            <w:ind w:left="0" w:leftChars="0" w:firstLine="720" w:firstLineChars="0"/>
          </w:pPr>
        </w:pPrChange>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38"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Deoarece beacon-urile sunt transmise în clar, fără criptare sau semnătură, acestea pot fi ușor imitate.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39"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40"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41"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Dispozitive precum ESP32 permit programarea în așa fel încât să trimită beacon-uri într-o buclă, fiecare având un BSSID (MAC) diferit și un SSID unic sau mimat după rețele reale.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Această lipsă de verificare le face vulnerabile chiar și în rețele moderne, în special dacă nu sunt folosite sisteme suplimentare de filtrare sau detecție a anomaliilor.</w:t>
      </w:r>
    </w:p>
    <w:p>
      <w:pPr>
        <w:pStyle w:val="14"/>
        <w:keepNext w:val="0"/>
        <w:keepLines w:val="0"/>
        <w:widowControl/>
        <w:suppressLineNumbers w:val="0"/>
        <w:jc w:val="both"/>
        <w:rPr>
          <w:rFonts w:hint="default" w:cs="Times New Roman"/>
          <w:b/>
          <w:bCs/>
          <w:kern w:val="0"/>
          <w:sz w:val="24"/>
          <w:szCs w:val="24"/>
          <w:lang w:val="en-US" w:eastAsia="zh-CN" w:bidi="ar"/>
        </w:rPr>
        <w:pPrChange w:id="42" w:author="bugs" w:date="2025-06-02T17:12:08Z">
          <w:pPr>
            <w:pStyle w:val="14"/>
            <w:keepNext w:val="0"/>
            <w:keepLines w:val="0"/>
            <w:widowControl/>
            <w:suppressLineNumbers w:val="0"/>
          </w:pPr>
        </w:pPrChange>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jc w:val="both"/>
        <w:pPrChange w:id="43" w:author="bugs" w:date="2025-06-02T17:12:08Z">
          <w:pPr>
            <w:pStyle w:val="14"/>
            <w:keepNext w:val="0"/>
            <w:keepLines w:val="0"/>
            <w:widowControl/>
            <w:suppressLineNumbers w:val="0"/>
            <w:ind w:firstLine="720" w:firstLineChars="0"/>
          </w:pPr>
        </w:pPrChange>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44"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jc w:val="both"/>
        <w:pPrChange w:id="45" w:author="bugs" w:date="2025-06-02T17:12:08Z">
          <w:pPr>
            <w:pStyle w:val="14"/>
            <w:keepNext w:val="0"/>
            <w:keepLines w:val="0"/>
            <w:widowControl/>
            <w:suppressLineNumbers w:val="0"/>
            <w:ind w:firstLine="720" w:firstLineChars="0"/>
          </w:pPr>
        </w:pPrChange>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jc w:val="both"/>
        <w:pPrChange w:id="46" w:author="bugs" w:date="2025-06-02T17:12:08Z">
          <w:pPr>
            <w:pStyle w:val="14"/>
            <w:keepNext w:val="0"/>
            <w:keepLines w:val="0"/>
            <w:widowControl/>
            <w:suppressLineNumbers w:val="0"/>
          </w:pPr>
        </w:pPrChange>
      </w:pPr>
      <w:r>
        <w:t>Pentru fiecare beacon generat, sunt completate următoarele câmpuri în pachetul beacon:</w:t>
      </w:r>
    </w:p>
    <w:p>
      <w:pPr>
        <w:pStyle w:val="14"/>
        <w:keepNext w:val="0"/>
        <w:keepLines w:val="0"/>
        <w:widowControl/>
        <w:suppressLineNumbers w:val="0"/>
        <w:ind w:left="720"/>
        <w:jc w:val="both"/>
        <w:pPrChange w:id="47" w:author="bugs" w:date="2025-06-02T17:12:08Z">
          <w:pPr>
            <w:pStyle w:val="14"/>
            <w:keepNext w:val="0"/>
            <w:keepLines w:val="0"/>
            <w:widowControl/>
            <w:suppressLineNumbers w:val="0"/>
            <w:ind w:left="720"/>
          </w:pPr>
        </w:pPrChange>
      </w:pPr>
      <w:r>
        <w:rPr>
          <w:rStyle w:val="15"/>
        </w:rPr>
        <w:t>Frame Control (0x80, 0x00)</w:t>
      </w:r>
      <w:r>
        <w:t>: indică faptul că este un management frame de tip beacon.</w:t>
      </w:r>
    </w:p>
    <w:p>
      <w:pPr>
        <w:pStyle w:val="14"/>
        <w:keepNext w:val="0"/>
        <w:keepLines w:val="0"/>
        <w:widowControl/>
        <w:suppressLineNumbers w:val="0"/>
        <w:ind w:left="720"/>
        <w:jc w:val="both"/>
        <w:pPrChange w:id="48" w:author="bugs" w:date="2025-06-02T17:12:08Z">
          <w:pPr>
            <w:pStyle w:val="14"/>
            <w:keepNext w:val="0"/>
            <w:keepLines w:val="0"/>
            <w:widowControl/>
            <w:suppressLineNumbers w:val="0"/>
            <w:ind w:left="720"/>
          </w:pPr>
        </w:pPrChange>
      </w:pPr>
      <w:r>
        <w:rPr>
          <w:rStyle w:val="15"/>
        </w:rPr>
        <w:t>Duration (0x00, 0x00)</w:t>
      </w:r>
      <w:r>
        <w:t>: câmp standard, fără importanță majoră pentru acest atac.</w:t>
      </w:r>
    </w:p>
    <w:p>
      <w:pPr>
        <w:pStyle w:val="14"/>
        <w:keepNext w:val="0"/>
        <w:keepLines w:val="0"/>
        <w:widowControl/>
        <w:suppressLineNumbers w:val="0"/>
        <w:ind w:left="720"/>
        <w:jc w:val="both"/>
        <w:pPrChange w:id="49" w:author="bugs" w:date="2025-06-02T17:12:08Z">
          <w:pPr>
            <w:pStyle w:val="14"/>
            <w:keepNext w:val="0"/>
            <w:keepLines w:val="0"/>
            <w:widowControl/>
            <w:suppressLineNumbers w:val="0"/>
            <w:ind w:left="720"/>
          </w:pPr>
        </w:pPrChange>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jc w:val="both"/>
        <w:pPrChange w:id="50" w:author="bugs" w:date="2025-06-02T17:12:08Z">
          <w:pPr>
            <w:pStyle w:val="14"/>
            <w:keepNext w:val="0"/>
            <w:keepLines w:val="0"/>
            <w:widowControl/>
            <w:suppressLineNumbers w:val="0"/>
            <w:ind w:left="720"/>
          </w:pPr>
        </w:pPrChange>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jc w:val="both"/>
        <w:pPrChange w:id="51" w:author="bugs" w:date="2025-06-02T17:12:08Z">
          <w:pPr>
            <w:pStyle w:val="14"/>
            <w:keepNext w:val="0"/>
            <w:keepLines w:val="0"/>
            <w:widowControl/>
            <w:suppressLineNumbers w:val="0"/>
            <w:ind w:left="720"/>
          </w:pPr>
        </w:pPrChange>
      </w:pPr>
      <w:r>
        <w:rPr>
          <w:rStyle w:val="15"/>
        </w:rPr>
        <w:t>Sequence/Fragment number</w:t>
      </w:r>
      <w:r>
        <w:t>: incrementat pentru fiecare SSID, permițând identificarea de cadre unice.</w:t>
      </w:r>
    </w:p>
    <w:p>
      <w:pPr>
        <w:pStyle w:val="14"/>
        <w:keepNext w:val="0"/>
        <w:keepLines w:val="0"/>
        <w:widowControl/>
        <w:suppressLineNumbers w:val="0"/>
        <w:ind w:left="720"/>
        <w:jc w:val="both"/>
        <w:pPrChange w:id="52" w:author="bugs" w:date="2025-06-02T17:12:08Z">
          <w:pPr>
            <w:pStyle w:val="14"/>
            <w:keepNext w:val="0"/>
            <w:keepLines w:val="0"/>
            <w:widowControl/>
            <w:suppressLineNumbers w:val="0"/>
            <w:ind w:left="720"/>
          </w:pPr>
        </w:pPrChange>
      </w:pPr>
      <w:r>
        <w:rPr>
          <w:rStyle w:val="15"/>
        </w:rPr>
        <w:t>Timestamp</w:t>
      </w:r>
      <w:r>
        <w:t>: lăsat 0, va fi suprascris de hardware.</w:t>
      </w:r>
    </w:p>
    <w:p>
      <w:pPr>
        <w:pStyle w:val="14"/>
        <w:keepNext w:val="0"/>
        <w:keepLines w:val="0"/>
        <w:widowControl/>
        <w:suppressLineNumbers w:val="0"/>
        <w:ind w:left="720"/>
        <w:jc w:val="both"/>
        <w:pPrChange w:id="53" w:author="bugs" w:date="2025-06-02T17:12:08Z">
          <w:pPr>
            <w:pStyle w:val="14"/>
            <w:keepNext w:val="0"/>
            <w:keepLines w:val="0"/>
            <w:widowControl/>
            <w:suppressLineNumbers w:val="0"/>
            <w:ind w:left="720"/>
          </w:pPr>
        </w:pPrChange>
      </w:pPr>
      <w:r>
        <w:rPr>
          <w:rStyle w:val="15"/>
        </w:rPr>
        <w:t>Beacon interval</w:t>
      </w:r>
      <w:r>
        <w:t>: 0x0064 (100ms standard).</w:t>
      </w:r>
    </w:p>
    <w:p>
      <w:pPr>
        <w:pStyle w:val="14"/>
        <w:keepNext w:val="0"/>
        <w:keepLines w:val="0"/>
        <w:widowControl/>
        <w:suppressLineNumbers w:val="0"/>
        <w:ind w:left="720"/>
        <w:jc w:val="both"/>
        <w:pPrChange w:id="54" w:author="bugs" w:date="2025-06-02T17:12:08Z">
          <w:pPr>
            <w:pStyle w:val="14"/>
            <w:keepNext w:val="0"/>
            <w:keepLines w:val="0"/>
            <w:widowControl/>
            <w:suppressLineNumbers w:val="0"/>
            <w:ind w:left="720"/>
          </w:pPr>
        </w:pPrChange>
      </w:pPr>
      <w:r>
        <w:rPr>
          <w:rStyle w:val="15"/>
        </w:rPr>
        <w:t>Capability info</w:t>
      </w:r>
      <w:r>
        <w:t>: 0x0431 - stabilește capabilitățile AP-ului fals (suport standard).</w:t>
      </w:r>
    </w:p>
    <w:p>
      <w:pPr>
        <w:pStyle w:val="14"/>
        <w:keepNext w:val="0"/>
        <w:keepLines w:val="0"/>
        <w:widowControl/>
        <w:suppressLineNumbers w:val="0"/>
        <w:ind w:left="720"/>
        <w:jc w:val="both"/>
        <w:pPrChange w:id="55" w:author="bugs" w:date="2025-06-02T17:12:08Z">
          <w:pPr>
            <w:pStyle w:val="14"/>
            <w:keepNext w:val="0"/>
            <w:keepLines w:val="0"/>
            <w:widowControl/>
            <w:suppressLineNumbers w:val="0"/>
            <w:ind w:left="720"/>
          </w:pPr>
        </w:pPrChange>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jc w:val="both"/>
        <w:pPrChange w:id="56" w:author="bugs" w:date="2025-06-02T17:12:08Z">
          <w:pPr>
            <w:pStyle w:val="14"/>
            <w:keepNext w:val="0"/>
            <w:keepLines w:val="0"/>
            <w:widowControl/>
            <w:suppressLineNumbers w:val="0"/>
            <w:ind w:left="720"/>
          </w:pPr>
        </w:pPrChange>
      </w:pPr>
      <w:r>
        <w:rPr>
          <w:rStyle w:val="15"/>
        </w:rPr>
        <w:t>Supported rates</w:t>
      </w:r>
      <w:r>
        <w:t>: câmp fix care indică ratele de transmisie suportate (ex: 1 Mbps până la 36 Mbps).</w:t>
      </w:r>
    </w:p>
    <w:p>
      <w:pPr>
        <w:pStyle w:val="14"/>
        <w:keepNext w:val="0"/>
        <w:keepLines w:val="0"/>
        <w:widowControl/>
        <w:suppressLineNumbers w:val="0"/>
        <w:ind w:left="720"/>
        <w:jc w:val="both"/>
        <w:pPrChange w:id="57" w:author="bugs" w:date="2025-06-02T17:12:08Z">
          <w:pPr>
            <w:pStyle w:val="14"/>
            <w:keepNext w:val="0"/>
            <w:keepLines w:val="0"/>
            <w:widowControl/>
            <w:suppressLineNumbers w:val="0"/>
            <w:ind w:left="720"/>
          </w:pPr>
        </w:pPrChange>
      </w:pPr>
      <w:r>
        <w:rPr>
          <w:rStyle w:val="15"/>
        </w:rPr>
        <w:t>DS Parameter set</w:t>
      </w:r>
      <w:r>
        <w:t>: indică canalul curent de transmisie (canalul 1 în implementare standard).</w:t>
      </w:r>
    </w:p>
    <w:p>
      <w:pPr>
        <w:pStyle w:val="14"/>
        <w:keepNext w:val="0"/>
        <w:keepLines w:val="0"/>
        <w:widowControl/>
        <w:suppressLineNumbers w:val="0"/>
        <w:ind w:left="720"/>
        <w:jc w:val="both"/>
        <w:pPrChange w:id="58" w:author="bugs" w:date="2025-06-02T17:12:08Z">
          <w:pPr>
            <w:pStyle w:val="14"/>
            <w:keepNext w:val="0"/>
            <w:keepLines w:val="0"/>
            <w:widowControl/>
            <w:suppressLineNumbers w:val="0"/>
            <w:ind w:left="720"/>
          </w:pPr>
        </w:pPrChange>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both"/>
        <w:rPr>
          <w:rFonts w:hint="default"/>
          <w:lang w:val="en-US"/>
        </w:rPr>
        <w:pPrChange w:id="59" w:author="bugs" w:date="2025-06-02T17:12:08Z">
          <w:pPr>
            <w:pStyle w:val="14"/>
            <w:keepNext w:val="0"/>
            <w:keepLines w:val="0"/>
            <w:widowControl/>
            <w:suppressLineNumbers w:val="0"/>
            <w:ind w:left="0" w:leftChars="0"/>
            <w:jc w:val="center"/>
          </w:pPr>
        </w:pPrChange>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60"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jc w:val="both"/>
        <w:pPrChange w:id="61" w:author="bugs" w:date="2025-06-02T17:12:08Z">
          <w:pPr>
            <w:pStyle w:val="14"/>
            <w:keepNext w:val="0"/>
            <w:keepLines w:val="0"/>
            <w:widowControl/>
            <w:suppressLineNumbers w:val="0"/>
          </w:pPr>
        </w:pPrChange>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jc w:val="both"/>
        <w:rPr>
          <w:b/>
          <w:bCs/>
        </w:rPr>
        <w:pPrChange w:id="62" w:author="bugs" w:date="2025-06-02T17:12:08Z">
          <w:pPr>
            <w:pStyle w:val="14"/>
            <w:keepNext w:val="0"/>
            <w:keepLines w:val="0"/>
            <w:widowControl/>
            <w:suppressLineNumbers w:val="0"/>
          </w:pPr>
        </w:pPrChange>
      </w:pPr>
      <w:r>
        <w:rPr>
          <w:b/>
          <w:bCs/>
        </w:rPr>
        <w:t>Impactul asupra rețelelor și clienților</w:t>
      </w:r>
    </w:p>
    <w:p>
      <w:pPr>
        <w:pStyle w:val="14"/>
        <w:keepNext w:val="0"/>
        <w:keepLines w:val="0"/>
        <w:widowControl/>
        <w:suppressLineNumbers w:val="0"/>
        <w:jc w:val="both"/>
        <w:pPrChange w:id="63" w:author="bugs" w:date="2025-06-02T17:12:08Z">
          <w:pPr>
            <w:pStyle w:val="14"/>
            <w:keepNext w:val="0"/>
            <w:keepLines w:val="0"/>
            <w:widowControl/>
            <w:suppressLineNumbers w:val="0"/>
          </w:pPr>
        </w:pPrChange>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Change w:id="64" w:author="bugs" w:date="2025-06-02T17:12:08Z">
          <w:pPr>
            <w:pStyle w:val="14"/>
            <w:keepNext w:val="0"/>
            <w:keepLines w:val="0"/>
            <w:widowControl/>
            <w:suppressLineNumbers w:val="0"/>
            <w:ind w:firstLine="720" w:firstLineChars="0"/>
          </w:pPr>
        </w:pPrChange>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jc w:val="both"/>
        <w:rPr>
          <w:rFonts w:ascii="Times New Roman" w:hAnsi="Times New Roman" w:eastAsia="SimSun" w:cs="Times New Roman"/>
          <w:kern w:val="0"/>
          <w:sz w:val="24"/>
          <w:szCs w:val="24"/>
          <w:lang w:val="en-US" w:eastAsia="zh-CN" w:bidi="ar"/>
        </w:rPr>
        <w:pPrChange w:id="65" w:author="bugs" w:date="2025-06-02T17:12:08Z">
          <w:pPr>
            <w:pStyle w:val="4"/>
            <w:keepNext w:val="0"/>
            <w:keepLines w:val="0"/>
            <w:widowControl/>
            <w:suppressLineNumbers w:val="0"/>
          </w:pPr>
        </w:pPrChange>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jc w:val="both"/>
        <w:rPr>
          <w:rFonts w:ascii="Times New Roman" w:hAnsi="Times New Roman" w:eastAsia="SimSun" w:cs="Times New Roman"/>
          <w:kern w:val="0"/>
          <w:sz w:val="24"/>
          <w:szCs w:val="24"/>
          <w:lang w:val="en-US" w:eastAsia="zh-CN" w:bidi="ar"/>
        </w:rPr>
        <w:pPrChange w:id="66" w:author="bugs" w:date="2025-06-02T17:12:08Z">
          <w:pPr>
            <w:pStyle w:val="14"/>
            <w:keepNext w:val="0"/>
            <w:keepLines w:val="0"/>
            <w:widowControl/>
            <w:suppressLineNumbers w:val="0"/>
          </w:pPr>
        </w:pPrChange>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jc w:val="both"/>
        <w:rPr>
          <w:rFonts w:ascii="Times New Roman" w:hAnsi="Times New Roman" w:eastAsia="SimSun" w:cs="Times New Roman"/>
          <w:kern w:val="0"/>
          <w:sz w:val="24"/>
          <w:szCs w:val="24"/>
          <w:lang w:val="en-US" w:eastAsia="zh-CN" w:bidi="ar"/>
        </w:rPr>
        <w:pPrChange w:id="67" w:author="bugs" w:date="2025-06-02T17:12:08Z">
          <w:pPr>
            <w:pStyle w:val="14"/>
            <w:keepNext w:val="0"/>
            <w:keepLines w:val="0"/>
            <w:widowControl/>
            <w:suppressLineNumbers w:val="0"/>
            <w:ind w:left="720"/>
          </w:pPr>
        </w:pPrChange>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Change w:id="68" w:author="bugs" w:date="2025-06-02T17:12:08Z">
          <w:pPr>
            <w:pStyle w:val="14"/>
            <w:keepNext w:val="0"/>
            <w:keepLines w:val="0"/>
            <w:widowControl/>
            <w:suppressLineNumbers w:val="0"/>
            <w:ind w:left="72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69"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0"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1"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Toate cadrele de tip deauthentication sunt transmise în clar, fără criptare sau protecție criptografică în standardul original. Din acest motiv, ele sunt extrem de vulnerabile la falsificare. Un atacator aflat în apropierea rețelei poate genera manual cadre de acest tip folosind un adaptor Wi-Fi compatibil și software specializat (ex: aireplay-ng). Dispozitivele client, dacă recepționează aceste cadre false, consideră în mod legitim că au fost deautentificate și încheie conexiunea.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Standardul IEEE 802.11w încearcă să adreseze această problemă prin introducerea „Protected Management Frames”, dar suportul este limitat.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72"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3"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Cu toate acestea, lipsa oricărei forme de autentificare a acestor cadre în standardul de bază le face extrem de vulnerabile la spoofing și abuz.</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74" w:author="bugs" w:date="2025-06-02T17:12:08Z">
          <w:pPr>
            <w:pStyle w:val="14"/>
            <w:keepNext w:val="0"/>
            <w:keepLines w:val="0"/>
            <w:widowControl/>
            <w:suppressLineNumbers w:val="0"/>
            <w:ind w:left="0" w:leftChars="0"/>
          </w:pPr>
        </w:pPrChange>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5" w:author="bugs" w:date="2025-06-02T17:12:08Z">
          <w:pPr>
            <w:pStyle w:val="14"/>
            <w:keepNext w:val="0"/>
            <w:keepLines w:val="0"/>
            <w:widowControl/>
            <w:suppressLineNumbers w:val="0"/>
            <w:ind w:left="0" w:leftChars="0" w:firstLine="720" w:firstLineChars="0"/>
          </w:pPr>
        </w:pPrChange>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76"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Pentru a combate aceste atacuri, standardul 802.11w introduce Protected Management Frames (PMF), care criptează cadrele de management (inclusiv deauthentication). Totuși, multe dispozitive nu suportă complet acest standard, iar altele îl dezactivează din motive de compatibilitate. În absența PMF, rețelele rămân vulnerabile la atacuri de deautentificare, mai ales în medii publice sau nesecurizate.</w:t>
      </w:r>
    </w:p>
    <w:p>
      <w:pPr>
        <w:pStyle w:val="14"/>
        <w:keepNext w:val="0"/>
        <w:keepLines w:val="0"/>
        <w:widowControl/>
        <w:suppressLineNumbers w:val="0"/>
        <w:ind w:left="0" w:leftChars="0"/>
        <w:jc w:val="both"/>
        <w:rPr>
          <w:rFonts w:hint="default" w:cs="Times New Roman"/>
          <w:b/>
          <w:bCs/>
          <w:kern w:val="0"/>
          <w:sz w:val="24"/>
          <w:szCs w:val="24"/>
          <w:lang w:val="en-US" w:eastAsia="zh-CN" w:bidi="ar"/>
        </w:rPr>
        <w:pPrChange w:id="77"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jc w:val="both"/>
        <w:pPrChange w:id="78" w:author="bugs" w:date="2025-06-02T17:12:08Z">
          <w:pPr>
            <w:pStyle w:val="14"/>
            <w:keepNext w:val="0"/>
            <w:keepLines w:val="0"/>
            <w:widowControl/>
            <w:suppressLineNumbers w:val="0"/>
            <w:ind w:firstLine="720" w:firstLineChars="0"/>
          </w:pPr>
        </w:pPrChange>
      </w:pPr>
      <w:r>
        <w:t>În cadrul proiectului atacul este structurat pe mai multe faze distincte, reflectând o abordare sistematică ce imită comportamentul natural al rețelelor Wi-Fi.</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79"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80"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81" w:author="bugs" w:date="2025-06-02T17:12:08Z">
          <w:pPr>
            <w:pStyle w:val="14"/>
            <w:keepNext w:val="0"/>
            <w:keepLines w:val="0"/>
            <w:widowControl/>
            <w:suppressLineNumbers w:val="0"/>
            <w:ind w:firstLine="720" w:firstLineChars="0"/>
          </w:pPr>
        </w:pPrChange>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82" w:author="bugs" w:date="2025-06-02T17:12:08Z">
          <w:pPr>
            <w:pStyle w:val="14"/>
            <w:keepNext w:val="0"/>
            <w:keepLines w:val="0"/>
            <w:widowControl/>
            <w:suppressLineNumbers w:val="0"/>
          </w:pPr>
        </w:pPrChange>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83"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84"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85" w:author="bugs" w:date="2025-06-02T17:12:08Z">
          <w:pPr>
            <w:pStyle w:val="14"/>
            <w:keepNext w:val="0"/>
            <w:keepLines w:val="0"/>
            <w:widowControl/>
            <w:numPr>
              <w:ilvl w:val="0"/>
              <w:numId w:val="4"/>
            </w:numPr>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86" w:author="bugs" w:date="2025-06-02T17:12:08Z">
          <w:pPr>
            <w:pStyle w:val="14"/>
            <w:keepNext w:val="0"/>
            <w:keepLines w:val="0"/>
            <w:widowControl/>
            <w:numPr>
              <w:ilvl w:val="0"/>
              <w:numId w:val="4"/>
            </w:numPr>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87" w:author="bugs" w:date="2025-06-02T17:12:08Z">
          <w:pPr>
            <w:pStyle w:val="1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Change w:id="88"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Change w:id="89" w:author="bugs" w:date="2025-06-02T17:12:08Z">
          <w:pPr>
            <w:pStyle w:val="14"/>
            <w:keepNext w:val="0"/>
            <w:keepLines w:val="0"/>
            <w:widowControl/>
            <w:suppressLineNumbers w:val="0"/>
            <w:ind w:firstLine="0" w:firstLineChars="0"/>
          </w:pPr>
        </w:pPrChange>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jc w:val="both"/>
        <w:pPrChange w:id="90" w:author="bugs" w:date="2025-06-02T17:12:08Z">
          <w:pPr>
            <w:pStyle w:val="14"/>
            <w:keepNext w:val="0"/>
            <w:keepLines w:val="0"/>
            <w:widowControl/>
            <w:suppressLineNumbers w:val="0"/>
            <w:ind w:firstLine="720" w:firstLineChars="0"/>
          </w:pPr>
        </w:pPrChange>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jc w:val="both"/>
        <w:pPrChange w:id="91" w:author="bugs" w:date="2025-06-02T17:12:08Z">
          <w:pPr>
            <w:pStyle w:val="14"/>
            <w:keepNext w:val="0"/>
            <w:keepLines w:val="0"/>
            <w:widowControl/>
            <w:suppressLineNumbers w:val="0"/>
          </w:pPr>
        </w:pPrChange>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jc w:val="both"/>
        <w:rPr>
          <w:rFonts w:hint="default"/>
          <w:lang w:val="en-US" w:eastAsia="zh-CN"/>
        </w:rPr>
        <w:pPrChange w:id="92" w:author="bugs" w:date="2025-06-02T17:12:08Z">
          <w:pPr>
            <w:pStyle w:val="14"/>
            <w:keepNext w:val="0"/>
            <w:keepLines w:val="0"/>
            <w:widowControl/>
            <w:suppressLineNumbers w:val="0"/>
          </w:pPr>
        </w:pPrChange>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93"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94"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95" w:author="bugs" w:date="2025-06-02T17:12:08Z">
          <w:pPr>
            <w:pStyle w:val="14"/>
            <w:keepNext w:val="0"/>
            <w:keepLines w:val="0"/>
            <w:widowControl/>
            <w:suppressLineNumbers w:val="0"/>
          </w:pPr>
        </w:pPrChange>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96" w:author="bugs" w:date="2025-06-02T17:12:08Z">
          <w:pPr>
            <w:pStyle w:val="14"/>
            <w:keepNext w:val="0"/>
            <w:keepLines w:val="0"/>
            <w:widowControl/>
            <w:suppressLineNumbers w:val="0"/>
          </w:pPr>
        </w:pPrChange>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97" w:author="bugs" w:date="2025-06-02T17:12:08Z">
          <w:pPr>
            <w:pStyle w:val="14"/>
            <w:keepNext w:val="0"/>
            <w:keepLines w:val="0"/>
            <w:widowControl/>
            <w:suppressLineNumbers w:val="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98"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99"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 xml:space="preserve">DNS (Domain Name System) este un sistem esențial pentru funcționarea internetului, responsabil pentru traducerea numelor de domenii ușor de înțeles de oameni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"http://www.example.com" \t "/home/robert/Documents\\x/_new" </w:instrText>
      </w:r>
      <w:r>
        <w:rPr>
          <w:rFonts w:hint="default" w:ascii="Times New Roman" w:hAnsi="Times New Roman" w:eastAsia="SimSun" w:cs="Times New Roman"/>
          <w:b w:val="0"/>
          <w:bCs w:val="0"/>
          <w:kern w:val="0"/>
          <w:sz w:val="24"/>
          <w:szCs w:val="24"/>
          <w:lang w:val="en-US" w:eastAsia="zh-CN" w:bidi="ar"/>
        </w:rPr>
        <w:fldChar w:fldCharType="separate"/>
      </w:r>
      <w:r>
        <w:rPr>
          <w:rFonts w:hint="default" w:ascii="Times New Roman" w:hAnsi="Times New Roman" w:eastAsia="SimSun" w:cs="Times New Roman"/>
          <w:b w:val="0"/>
          <w:bCs w:val="0"/>
          <w:kern w:val="0"/>
          <w:sz w:val="24"/>
          <w:szCs w:val="24"/>
          <w:lang w:val="en-US" w:eastAsia="zh-CN" w:bidi="ar"/>
        </w:rPr>
        <w:t>www.example.com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t>) în adrese IP (ex: 93.184.216.34), pe care calculatoarele le pot utiliza pentru a comunica între ele.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Organizarea acestuia este ierarhica.</w:t>
      </w:r>
      <w:r>
        <w:rPr>
          <w:rFonts w:hint="default" w:ascii="Times New Roman" w:hAnsi="Times New Roman" w:eastAsia="SimSun" w:cs="Times New Roman"/>
          <w:b w:val="0"/>
          <w:bCs w:val="0"/>
          <w:kern w:val="0"/>
          <w:sz w:val="24"/>
          <w:szCs w:val="24"/>
          <w:lang w:val="en-US" w:eastAsia="zh-CN" w:bidi="ar"/>
        </w:rPr>
        <w:t xml:space="preserve">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0" w:author="bugs" w:date="2025-06-02T17:12:08Z">
          <w:pPr>
            <w:pStyle w:val="14"/>
            <w:keepNext w:val="0"/>
            <w:keepLines w:val="0"/>
            <w:widowControl/>
            <w:suppressLineNumbers w:val="0"/>
            <w:ind w:left="0" w:leftChars="0" w:firstLine="720" w:firstLineChars="0"/>
          </w:pPr>
        </w:pPrChange>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Change w:id="101"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2"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103" w:author="bugs" w:date="2025-06-02T17:12:08Z">
          <w:pPr>
            <w:pStyle w:val="14"/>
            <w:keepNext w:val="0"/>
            <w:keepLines w:val="0"/>
            <w:widowControl/>
            <w:suppressLineNumbers w:val="0"/>
            <w:ind w:left="0" w:leftChars="0"/>
          </w:pPr>
        </w:pPrChange>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4"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5"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p>
    <w:p>
      <w:pPr>
        <w:pStyle w:val="14"/>
        <w:keepNext w:val="0"/>
        <w:keepLines w:val="0"/>
        <w:widowControl/>
        <w:suppressLineNumbers w:val="0"/>
        <w:ind w:left="0" w:leftChars="0" w:firstLine="720" w:firstLineChars="0"/>
        <w:jc w:val="center"/>
        <w:rPr>
          <w:rFonts w:hint="default" w:ascii="Times New Roman" w:hAnsi="Times New Roman" w:eastAsia="SimSun" w:cs="Times New Roman"/>
          <w:b w:val="0"/>
          <w:bCs w:val="0"/>
          <w:kern w:val="0"/>
          <w:sz w:val="24"/>
          <w:szCs w:val="24"/>
          <w:lang w:val="en-US" w:eastAsia="zh-CN" w:bidi="ar"/>
        </w:rPr>
        <w:pPrChange w:id="106" w:author="bugs" w:date="2025-06-02T17:15:58Z">
          <w:pPr>
            <w:pStyle w:val="14"/>
            <w:keepNext w:val="0"/>
            <w:keepLines w:val="0"/>
            <w:widowControl/>
            <w:suppressLineNumbers w:val="0"/>
            <w:ind w:left="0" w:leftChars="0" w:firstLine="720" w:firstLineChars="0"/>
          </w:pPr>
        </w:pPrChange>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7"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p>
    <w:p>
      <w:pPr>
        <w:pStyle w:val="14"/>
        <w:keepNext w:val="0"/>
        <w:keepLines w:val="0"/>
        <w:widowControl/>
        <w:suppressLineNumbers w:val="0"/>
        <w:ind w:left="0" w:leftChars="0" w:firstLine="0" w:firstLineChars="0"/>
        <w:jc w:val="both"/>
        <w:rPr>
          <w:rFonts w:hint="default" w:ascii="Times New Roman" w:hAnsi="Times New Roman" w:eastAsia="SimSun" w:cs="Times New Roman"/>
          <w:b w:val="0"/>
          <w:bCs w:val="0"/>
          <w:kern w:val="0"/>
          <w:sz w:val="24"/>
          <w:szCs w:val="24"/>
          <w:lang w:val="en-US" w:eastAsia="zh-CN" w:bidi="ar"/>
        </w:rPr>
        <w:pPrChange w:id="108" w:author="bugs" w:date="2025-06-02T17:12:08Z">
          <w:pPr>
            <w:pStyle w:val="14"/>
            <w:keepNext w:val="0"/>
            <w:keepLines w:val="0"/>
            <w:widowControl/>
            <w:suppressLineNumbers w:val="0"/>
            <w:ind w:left="0" w:leftChars="0" w:firstLine="0" w:firstLineChars="0"/>
            <w:jc w:val="center"/>
          </w:pPr>
        </w:pPrChange>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09" w:author="bugs" w:date="2025-06-02T17:12:08Z">
          <w:pPr>
            <w:pStyle w:val="14"/>
            <w:keepNext w:val="0"/>
            <w:keepLines w:val="0"/>
            <w:widowControl/>
            <w:suppressLineNumbers w:val="0"/>
            <w:ind w:left="0" w:leftChars="0" w:firstLine="720" w:firstLineChars="0"/>
            <w:jc w:val="left"/>
          </w:pPr>
        </w:pPrChange>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Această tehnică stă la baza atacului de tip DNS Hijacking. Tehnologiile moderne încearcă să contracareze aceste riscuri prin validare criptografică (DNSSEC) sau criptare completă a transportului (DoT, DoH), dar implementarea nu este universală.</w:t>
      </w:r>
    </w:p>
    <w:p>
      <w:pPr>
        <w:pStyle w:val="14"/>
        <w:keepNext w:val="0"/>
        <w:keepLines w:val="0"/>
        <w:widowControl/>
        <w:suppressLineNumbers w:val="0"/>
        <w:ind w:left="0" w:leftChars="0"/>
        <w:jc w:val="both"/>
        <w:pPrChange w:id="110"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pPrChange w:id="111"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pPrChange w:id="112" w:author="bugs" w:date="2025-06-02T17:12:08Z">
          <w:pPr>
            <w:pStyle w:val="14"/>
            <w:keepNext w:val="0"/>
            <w:keepLines w:val="0"/>
            <w:widowControl/>
            <w:suppressLineNumbers w:val="0"/>
            <w:ind w:left="0" w:leftChars="0"/>
          </w:pPr>
        </w:pPrChange>
      </w:pP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Change w:id="113" w:author="bugs" w:date="2025-06-02T17:12:08Z">
          <w:pPr>
            <w:pStyle w:val="14"/>
            <w:keepNext w:val="0"/>
            <w:keepLines w:val="0"/>
            <w:widowControl/>
            <w:suppressLineNumbers w:val="0"/>
            <w:ind w:left="0" w:leftChars="0"/>
          </w:pPr>
        </w:pPrChange>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Change w:id="114" w:author="bugs" w:date="2025-06-02T17:12:08Z">
          <w:pPr>
            <w:pStyle w:val="14"/>
            <w:keepNext w:val="0"/>
            <w:keepLines w:val="0"/>
            <w:widowControl/>
            <w:suppressLineNumbers w:val="0"/>
            <w:ind w:left="0" w:leftChars="0" w:firstLine="720" w:firstLineChars="0"/>
          </w:pPr>
        </w:pPrChange>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Un dispozitiv compromis sau un atacator aflat în aceeași rețea poate intercepta cererea DNS și trimite un răspuns modificat mai rapid decât serverul legitim, convingând clientul că adresa IP a site-ului solicitat este alta.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15"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16"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17" w:author="bugs" w:date="2025-06-02T17:12:08Z">
          <w:pPr>
            <w:pStyle w:val="14"/>
            <w:keepNext w:val="0"/>
            <w:keepLines w:val="0"/>
            <w:widowControl/>
            <w:numPr>
              <w:ilvl w:val="0"/>
              <w:numId w:val="0"/>
            </w:numPr>
            <w:suppressLineNumbers w:val="0"/>
            <w:spacing w:before="0" w:beforeAutospacing="0" w:after="0" w:afterAutospacing="0"/>
            <w:ind w:right="0" w:rightChars="0"/>
            <w:jc w:val="center"/>
          </w:pPr>
        </w:pPrChange>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Change w:id="118" w:author="bugs" w:date="2025-06-02T17:12:08Z">
          <w:pPr>
            <w:pStyle w:val="14"/>
            <w:keepNext w:val="0"/>
            <w:keepLines w:val="0"/>
            <w:widowControl/>
            <w:numPr>
              <w:ilvl w:val="0"/>
              <w:numId w:val="0"/>
            </w:numPr>
            <w:suppressLineNumbers w:val="0"/>
            <w:spacing w:before="0" w:beforeAutospacing="0" w:after="0" w:afterAutospacing="0"/>
            <w:ind w:right="0" w:rightChars="0"/>
          </w:pPr>
        </w:pPrChange>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jc w:val="both"/>
        <w:pPrChange w:id="119" w:author="bugs" w:date="2025-06-02T17:12:08Z">
          <w:pPr>
            <w:pStyle w:val="14"/>
            <w:keepNext w:val="0"/>
            <w:keepLines w:val="0"/>
            <w:widowControl/>
            <w:suppressLineNumbers w:val="0"/>
            <w:ind w:firstLine="720" w:firstLineChars="0"/>
          </w:pPr>
        </w:pPrChange>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20"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jc w:val="both"/>
        <w:pPrChange w:id="121" w:author="bugs" w:date="2025-06-02T17:12:08Z">
          <w:pPr>
            <w:pStyle w:val="14"/>
            <w:keepNext w:val="0"/>
            <w:keepLines w:val="0"/>
            <w:widowControl/>
            <w:suppressLineNumbers w:val="0"/>
          </w:pPr>
        </w:pPrChange>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22"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jc w:val="both"/>
        <w:pPrChange w:id="123" w:author="bugs" w:date="2025-06-02T17:12:08Z">
          <w:pPr>
            <w:pStyle w:val="14"/>
            <w:keepNext w:val="0"/>
            <w:keepLines w:val="0"/>
            <w:widowControl/>
            <w:suppressLineNumbers w:val="0"/>
            <w:ind w:firstLine="720" w:firstLineChars="0"/>
          </w:pPr>
        </w:pPrChange>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24" w:author="bugs" w:date="2025-06-02T17:12:08Z">
          <w:pPr>
            <w:pStyle w:val="4"/>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jc w:val="both"/>
        <w:pPrChange w:id="125" w:author="bugs" w:date="2025-06-02T17:12:08Z">
          <w:pPr>
            <w:pStyle w:val="14"/>
            <w:keepNext w:val="0"/>
            <w:keepLines w:val="0"/>
            <w:widowControl/>
            <w:suppressLineNumbers w:val="0"/>
            <w:ind w:firstLine="720" w:firstLineChars="0"/>
          </w:pPr>
        </w:pPrChange>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jc w:val="both"/>
        <w:pPrChange w:id="126" w:author="bugs" w:date="2025-06-02T17:12:08Z">
          <w:pPr>
            <w:pStyle w:val="14"/>
            <w:keepNext w:val="0"/>
            <w:keepLines w:val="0"/>
            <w:widowControl/>
            <w:suppressLineNumbers w:val="0"/>
            <w:ind w:firstLine="720" w:firstLineChars="0"/>
          </w:pPr>
        </w:pPrChange>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jc w:val="both"/>
        <w:pPrChange w:id="127" w:author="bugs" w:date="2025-06-02T17:12:08Z">
          <w:pPr>
            <w:pStyle w:val="14"/>
            <w:keepNext w:val="0"/>
            <w:keepLines w:val="0"/>
            <w:widowControl/>
            <w:suppressLineNumbers w:val="0"/>
          </w:pPr>
        </w:pPrChange>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jc w:val="both"/>
        <w:rPr>
          <w:b/>
          <w:bCs/>
        </w:rPr>
        <w:pPrChange w:id="128" w:author="bugs" w:date="2025-06-02T17:12:08Z">
          <w:pPr>
            <w:pStyle w:val="14"/>
            <w:keepNext w:val="0"/>
            <w:keepLines w:val="0"/>
            <w:widowControl/>
            <w:suppressLineNumbers w:val="0"/>
          </w:pPr>
        </w:pPrChange>
      </w:pPr>
      <w:r>
        <w:rPr>
          <w:b/>
          <w:bCs/>
        </w:rPr>
        <w:t>Comportament pentru domenii non-țintă</w:t>
      </w:r>
    </w:p>
    <w:p>
      <w:pPr>
        <w:pStyle w:val="14"/>
        <w:keepNext w:val="0"/>
        <w:keepLines w:val="0"/>
        <w:widowControl/>
        <w:suppressLineNumbers w:val="0"/>
        <w:jc w:val="both"/>
        <w:pPrChange w:id="129" w:author="bugs" w:date="2025-06-02T17:12:08Z">
          <w:pPr>
            <w:pStyle w:val="14"/>
            <w:keepNext w:val="0"/>
            <w:keepLines w:val="0"/>
            <w:widowControl/>
            <w:suppressLineNumbers w:val="0"/>
          </w:pPr>
        </w:pPrChange>
      </w:pPr>
      <w:r>
        <w:t>Dacă domeniul cerut nu este unul din cele vizate, serverul construiește un răspuns NXDOMAIN. În acest caz:</w:t>
      </w:r>
    </w:p>
    <w:p>
      <w:pPr>
        <w:pStyle w:val="14"/>
        <w:keepNext w:val="0"/>
        <w:keepLines w:val="0"/>
        <w:widowControl/>
        <w:suppressLineNumbers w:val="0"/>
        <w:ind w:firstLine="720" w:firstLineChars="0"/>
        <w:jc w:val="both"/>
        <w:pPrChange w:id="130" w:author="bugs" w:date="2025-06-02T17:12:08Z">
          <w:pPr>
            <w:pStyle w:val="14"/>
            <w:keepNext w:val="0"/>
            <w:keepLines w:val="0"/>
            <w:widowControl/>
            <w:suppressLineNumbers w:val="0"/>
            <w:ind w:firstLine="720" w:firstLineChars="0"/>
          </w:pPr>
        </w:pPrChange>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Change w:id="131" w:author="bugs" w:date="2025-06-02T17:12:08Z">
          <w:pPr>
            <w:keepNext w:val="0"/>
            <w:keepLines w:val="0"/>
            <w:widowControl/>
            <w:suppressLineNumbers w:val="0"/>
            <w:jc w:val="left"/>
          </w:pPr>
        </w:pPrChange>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Change w:id="132" w:author="bugs" w:date="2025-06-02T17:12:08Z">
          <w:pPr>
            <w:pStyle w:val="14"/>
            <w:keepNext w:val="0"/>
            <w:keepLines w:val="0"/>
            <w:widowControl/>
            <w:numPr>
              <w:ilvl w:val="0"/>
              <w:numId w:val="0"/>
            </w:numPr>
            <w:suppressLineNumbers w:val="0"/>
            <w:spacing w:before="0" w:beforeAutospacing="0" w:after="0" w:afterAutospacing="0"/>
            <w:ind w:right="0" w:rightChars="0"/>
            <w:jc w:val="left"/>
          </w:pPr>
        </w:pPrChange>
      </w:pPr>
    </w:p>
    <w:p>
      <w:pPr>
        <w:pStyle w:val="2"/>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33" w:author="bugs" w:date="2025-06-02T17:12:08Z">
          <w:pPr>
            <w:pStyle w:val="2"/>
            <w:keepNext w:val="0"/>
            <w:keepLines w:val="0"/>
            <w:widowControl/>
            <w:suppressLineNumbers w:val="0"/>
          </w:pPr>
        </w:pPrChange>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4"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 REST 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5"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Change w:id="136" w:author="bugs" w:date="2025-06-02T17:12:08Z">
          <w:pPr>
            <w:pStyle w:val="3"/>
            <w:keepNext w:val="0"/>
            <w:keepLines w:val="0"/>
            <w:widowControl/>
            <w:suppressLineNumbers w:val="0"/>
          </w:pPr>
        </w:pPrChange>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7"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REST simplificată. Este punctul central de interacțiune și oferă acces la toate funcțiile experimentale. </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Change w:id="138" w:author="bugs" w:date="2025-06-02T17:12:08Z">
          <w:pPr>
            <w:pStyle w:val="14"/>
            <w:keepNext w:val="0"/>
            <w:keepLines w:val="0"/>
            <w:widowControl/>
            <w:suppressLineNumbers w:val="0"/>
          </w:pPr>
        </w:pPrChange>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jc w:val="center"/>
        <w:rPr>
          <w:rFonts w:hint="default" w:ascii="Times New Roman" w:hAnsi="Times New Roman" w:eastAsia="SimSun" w:cs="Times New Roman"/>
          <w:b w:val="0"/>
          <w:bCs w:val="0"/>
          <w:kern w:val="0"/>
          <w:sz w:val="24"/>
          <w:szCs w:val="24"/>
          <w:lang w:val="en-US" w:eastAsia="zh-CN" w:bidi="ar"/>
        </w:rPr>
        <w:pPrChange w:id="139" w:author="bugs" w:date="2025-06-02T17:16:08Z">
          <w:pPr>
            <w:pStyle w:val="4"/>
            <w:keepNext w:val="0"/>
            <w:keepLines w:val="0"/>
            <w:widowControl/>
            <w:suppressLineNumbers w:val="0"/>
          </w:pPr>
        </w:pPrChange>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jc w:val="both"/>
        <w:rPr>
          <w:rFonts w:hint="default" w:ascii="Times New Roman" w:hAnsi="Times New Roman" w:eastAsia="SimSun" w:cs="Times New Roman"/>
          <w:b w:val="0"/>
          <w:bCs w:val="0"/>
          <w:kern w:val="0"/>
          <w:sz w:val="24"/>
          <w:szCs w:val="24"/>
          <w:lang w:val="en-US" w:eastAsia="zh-CN" w:bidi="ar"/>
        </w:rPr>
      </w:pPr>
    </w:p>
    <w:p>
      <w:pPr>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jc w:val="both"/>
        <w:rPr>
          <w:rFonts w:hint="default"/>
          <w:lang w:val="en-US" w:eastAsia="zh-CN"/>
        </w:rPr>
      </w:pPr>
    </w:p>
    <w:p>
      <w:pPr>
        <w:ind w:firstLine="720" w:firstLineChars="0"/>
        <w:jc w:val="both"/>
        <w:rPr>
          <w:rFonts w:hint="default"/>
          <w:lang w:val="en-US" w:eastAsia="zh-CN"/>
        </w:rPr>
      </w:pPr>
      <w:r>
        <w:rPr>
          <w:rFonts w:hint="default"/>
          <w:lang w:val="en-US" w:eastAsia="zh-CN"/>
        </w:rPr>
        <w:t>[</w:t>
      </w:r>
    </w:p>
    <w:p>
      <w:pPr>
        <w:ind w:firstLine="720" w:firstLineChars="0"/>
        <w:jc w:val="both"/>
        <w:rPr>
          <w:rFonts w:hint="default"/>
          <w:lang w:val="en-US" w:eastAsia="zh-CN"/>
        </w:rPr>
      </w:pPr>
      <w:r>
        <w:rPr>
          <w:rFonts w:hint="default"/>
          <w:lang w:val="en-US" w:eastAsia="zh-CN"/>
        </w:rPr>
        <w:t xml:space="preserve">  { "ssid": "Retea1", "bssid": "AA:BB:CC:DD:EE:01" },</w:t>
      </w:r>
    </w:p>
    <w:p>
      <w:pPr>
        <w:ind w:firstLine="720" w:firstLineChars="0"/>
        <w:jc w:val="both"/>
        <w:rPr>
          <w:rFonts w:hint="default"/>
          <w:lang w:val="en-US" w:eastAsia="zh-CN"/>
        </w:rPr>
      </w:pPr>
      <w:r>
        <w:rPr>
          <w:rFonts w:hint="default"/>
          <w:lang w:val="en-US" w:eastAsia="zh-CN"/>
        </w:rPr>
        <w:t xml:space="preserve">  { "ssid": "Retea2", "bssid": "11:22:33:44:55:66" }</w:t>
      </w:r>
    </w:p>
    <w:p>
      <w:pPr>
        <w:ind w:firstLine="720" w:firstLineChars="0"/>
        <w:jc w:val="both"/>
        <w:rPr>
          <w:rFonts w:hint="default"/>
          <w:lang w:val="en-US" w:eastAsia="zh-CN"/>
        </w:rPr>
      </w:pPr>
      <w:r>
        <w:rPr>
          <w:rFonts w:hint="default"/>
          <w:lang w:val="en-US" w:eastAsia="zh-CN"/>
        </w:rPr>
        <w:t>]</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jc w:val="both"/>
        <w:rPr>
          <w:rFonts w:hint="default" w:ascii="Times New Roman" w:hAnsi="Times New Roman" w:cs="Times New Roman"/>
          <w:b/>
          <w:bCs/>
          <w:kern w:val="0"/>
          <w:sz w:val="24"/>
          <w:szCs w:val="24"/>
          <w:lang w:val="en-US" w:eastAsia="zh-CN" w:bidi="ar"/>
        </w:rP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Testarea stabilitatii in timp</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T</w:t>
      </w:r>
      <w:r>
        <w:rPr>
          <w:rFonts w:hint="default" w:ascii="Times New Roman" w:hAnsi="Times New Roman" w:eastAsia="SimSun" w:cs="Times New Roman"/>
          <w:b w:val="0"/>
          <w:bCs w:val="0"/>
          <w:kern w:val="0"/>
          <w:sz w:val="24"/>
          <w:szCs w:val="24"/>
          <w:lang w:val="en-US" w:eastAsia="zh-CN" w:bidi="ar"/>
        </w:rPr>
        <w: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xml:space="preserve">Pentru acest test, dispozitivul ESP32 a fost alimentat continuu și a fost lăsat să ruleze timp de </w:t>
      </w:r>
      <w:r>
        <w:rPr>
          <w:rFonts w:hint="default" w:cs="Times New Roman"/>
          <w:b w:val="0"/>
          <w:bCs w:val="0"/>
          <w:kern w:val="0"/>
          <w:sz w:val="24"/>
          <w:szCs w:val="24"/>
          <w:lang w:val="en-US" w:eastAsia="zh-CN" w:bidi="ar"/>
        </w:rPr>
        <w:t>8</w:t>
      </w:r>
      <w:r>
        <w:rPr>
          <w:rFonts w:hint="default" w:ascii="Times New Roman" w:hAnsi="Times New Roman" w:eastAsia="SimSun" w:cs="Times New Roman"/>
          <w:b w:val="0"/>
          <w:bCs w:val="0"/>
          <w:kern w:val="0"/>
          <w:sz w:val="24"/>
          <w:szCs w:val="24"/>
          <w:lang w:val="en-US" w:eastAsia="zh-CN" w:bidi="ar"/>
        </w:rPr>
        <w:t xml:space="preserve"> de ore fără întrerupere. În acest interval:</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Serverul DNS a fost activ în permanență.</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Serverul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de phishing a fost disponibil la portul 80.</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Serverul principal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(port 8000) a fost accesat periodic pentru scanare și activarea atacurilor.</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La fiecare </w:t>
      </w:r>
      <w:r>
        <w:rPr>
          <w:rFonts w:hint="default" w:cs="Times New Roman"/>
          <w:b w:val="0"/>
          <w:bCs w:val="0"/>
          <w:kern w:val="0"/>
          <w:sz w:val="24"/>
          <w:szCs w:val="24"/>
          <w:lang w:val="en-US" w:eastAsia="zh-CN" w:bidi="ar"/>
        </w:rPr>
        <w:t>1</w:t>
      </w:r>
      <w:r>
        <w:rPr>
          <w:rFonts w:hint="default" w:ascii="Times New Roman" w:hAnsi="Times New Roman" w:eastAsia="SimSun" w:cs="Times New Roman"/>
          <w:b w:val="0"/>
          <w:bCs w:val="0"/>
          <w:kern w:val="0"/>
          <w:sz w:val="24"/>
          <w:szCs w:val="24"/>
          <w:lang w:val="en-US" w:eastAsia="zh-CN" w:bidi="ar"/>
        </w:rPr>
        <w:t>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 urma testului:</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nu a suferit nicio resetare automată.</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Utilizatorii au putut accesa interfața web pe întreaga durată a testului.</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Nu au apărut erori fatale sau pierderi de memorie detectabile vizual (prin serial log).</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Testarea consumului de memorie si CPU</w:t>
      </w:r>
    </w:p>
    <w:p>
      <w:pPr>
        <w:pStyle w:val="14"/>
        <w:keepNext w:val="0"/>
        <w:keepLines w:val="0"/>
        <w:widowControl/>
        <w:suppressLineNumbers w:val="0"/>
        <w:ind w:firstLine="720" w:firstLineChars="0"/>
      </w:pPr>
      <w:r>
        <w:t xml:space="preserve">Evaluarea consumului de resurse hardware este un pas esențial în validarea oricărei aplicații embedded. În proiectul actual, aplicația rulează pe ESP32 fără a utiliza alocare dinamică a memoriei (heap), bazându-se exclusiv pe </w:t>
      </w:r>
      <w:r>
        <w:rPr>
          <w:rStyle w:val="15"/>
        </w:rPr>
        <w:t>memorie globală</w:t>
      </w:r>
      <w:r>
        <w:t xml:space="preserve"> și </w:t>
      </w:r>
      <w:r>
        <w:rPr>
          <w:rStyle w:val="15"/>
        </w:rPr>
        <w:t>memorie locală pe stivă</w:t>
      </w:r>
      <w:r>
        <w:t>. Această decizie de arhitectură a fost luată pentru a asigura stabilitate pe termen lung, simplitate în managementul memoriei și un comportament predictibil în execuție.</w:t>
      </w:r>
      <w:r>
        <w:br w:type="textWrapping"/>
      </w:r>
      <w:r>
        <w:rPr>
          <w:rFonts w:hint="default"/>
          <w:lang w:val="en-US"/>
        </w:rPr>
        <w:tab/>
      </w:r>
      <w: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br w:type="textWrapping"/>
      </w:r>
      <w:r>
        <w:rPr>
          <w:rFonts w:hint="default"/>
          <w:lang w:val="en-US"/>
        </w:rPr>
        <w:tab/>
      </w:r>
      <w:r>
        <w:t xml:space="preserve">Pentru analiza consumului de CPU, au fost măsurate timpii de execuție ai principalelor rute REST și ai task-urilor asociate fiecărei funcționalități, folosind funcția </w:t>
      </w:r>
      <w:r>
        <w:rPr>
          <w:rStyle w:val="11"/>
        </w:rPr>
        <w:t>esp_timer_get_time()</w:t>
      </w:r>
      <w:r>
        <w:t>, care returnează timpul în microsecunde de la pornirea sistemului. Măsurătorile au fost realizate pe mai multe cicluri de rulare, iar valorile prezentate reprezintă medii aproximative.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Ruta</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/flood/stop</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/scan</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/attack</w:t>
            </w:r>
          </w:p>
        </w:tc>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lang w:val="en-US" w:eastAsia="zh-CN" w:bidi="ar"/>
              </w:rPr>
              <w:t xml:space="preserve">N s (conform durata introdusa de </w:t>
            </w:r>
            <w:r>
              <w:rPr>
                <w:rFonts w:ascii="Times New Roman" w:hAnsi="Times New Roman" w:eastAsia="SimSun" w:cs="Times New Roman"/>
                <w:kern w:val="0"/>
                <w:sz w:val="24"/>
                <w:szCs w:val="24"/>
                <w:lang w:val="en-US" w:eastAsia="zh-CN" w:bidi="ar"/>
              </w:rPr>
              <w:t>utilizator</w:t>
            </w: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vertAlign w:val="baseline"/>
                <w:lang w:val="en-US" w:eastAsia="zh-CN" w:bidi="ar"/>
              </w:rPr>
              <w:t>/facebook</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Servirea paginii de phishing</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Server DNS</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3 ms</w:t>
            </w:r>
          </w:p>
        </w:tc>
      </w:tr>
    </w:tbl>
    <w:p>
      <w:pPr>
        <w:pStyle w:val="14"/>
        <w:keepNext w:val="0"/>
        <w:keepLines w:val="0"/>
        <w:widowControl/>
        <w:suppressLineNumbers w:val="0"/>
        <w:ind w:firstLine="720" w:firstLineChars="0"/>
      </w:pPr>
      <w: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br w:type="textWrapping"/>
      </w:r>
      <w:r>
        <w:rPr>
          <w:rFonts w:hint="default"/>
          <w:lang w:val="en-US"/>
        </w:rPr>
        <w:tab/>
      </w:r>
      <w:r>
        <w:t xml:space="preserve">În cazul rutei </w:t>
      </w:r>
      <w:r>
        <w:rPr>
          <w:rStyle w:val="11"/>
        </w:rPr>
        <w:t>/scan</w:t>
      </w:r>
      <w:r>
        <w:t xml:space="preserve">, întârzierea este inevitabilă, deoarece procesul de scanare activă necesită ascultarea pe toate canalele și agregarea rezultatelor, ceea ce durează aproximativ o secundă. În cazul rutei </w:t>
      </w:r>
      <w:r>
        <w:rPr>
          <w:rStyle w:val="11"/>
        </w:rPr>
        <w:t>/attack</w:t>
      </w:r>
      <w:r>
        <w:t xml:space="preserve">, durata este stabilită de utilizator prin parametrul </w:t>
      </w:r>
      <w:r>
        <w:rPr>
          <w:rStyle w:val="11"/>
        </w:rPr>
        <w:t>timeout</w:t>
      </w:r>
      <w:r>
        <w:t>, iar ESP32 va transmite cadrele de deautentificare pe întreaga durată specificată.</w:t>
      </w:r>
    </w:p>
    <w:p>
      <w:pPr>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Testarea validarii datelor introduse de utilizator</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numPr>
          <w:ilvl w:val="0"/>
          <w:numId w:val="5"/>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Validarea parmetrilor in cererile http</w:t>
      </w:r>
    </w:p>
    <w:p>
      <w:pPr>
        <w:keepNext w:val="0"/>
        <w:keepLines w:val="0"/>
        <w:widowControl/>
        <w:numPr>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numPr>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5"/>
        </w:numPr>
        <w:suppressLineNumbers w:val="0"/>
        <w:ind w:left="0" w:leftChars="0" w:firstLine="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w:t>
      </w:r>
      <w:r>
        <w:rPr>
          <w:rFonts w:hint="default" w:ascii="Times New Roman" w:hAnsi="Times New Roman" w:eastAsia="SimSun" w:cs="Times New Roman"/>
          <w:kern w:val="0"/>
          <w:sz w:val="24"/>
          <w:szCs w:val="24"/>
          <w:lang w:val="en-US" w:eastAsia="zh-CN" w:bidi="ar"/>
        </w:rPr>
        <w:t>lidarea în formularul de phishing</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t>- v</w:t>
      </w:r>
      <w:r>
        <w:rPr>
          <w:rFonts w:ascii="Times New Roman" w:hAnsi="Times New Roman" w:eastAsia="SimSun" w:cs="Times New Roman"/>
          <w:kern w:val="0"/>
          <w:sz w:val="24"/>
          <w:szCs w:val="24"/>
          <w:lang w:val="en-US" w:eastAsia="zh-CN" w:bidi="ar"/>
        </w:rPr>
        <w:t>erifică dacă ambele câmpuri sunt completate (nu sunt stringuri vide);</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t>- s</w:t>
      </w:r>
      <w:r>
        <w:rPr>
          <w:rFonts w:ascii="Times New Roman" w:hAnsi="Times New Roman" w:eastAsia="SimSun" w:cs="Times New Roman"/>
          <w:kern w:val="0"/>
          <w:sz w:val="24"/>
          <w:szCs w:val="24"/>
          <w:lang w:val="en-US" w:eastAsia="zh-CN" w:bidi="ar"/>
        </w:rPr>
        <w:t>alvează local perechea în format JSON, într-o structură de date predefinită;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t>- a</w:t>
      </w:r>
      <w:r>
        <w:rPr>
          <w:rFonts w:ascii="Times New Roman" w:hAnsi="Times New Roman" w:eastAsia="SimSun" w:cs="Times New Roman"/>
          <w:kern w:val="0"/>
          <w:sz w:val="24"/>
          <w:szCs w:val="24"/>
          <w:lang w:val="en-US" w:eastAsia="zh-CN" w:bidi="ar"/>
        </w:rPr>
        <w:t>fișează un mesaj de confirmare în interfața web (sau redirecționează pagina).</w:t>
      </w:r>
    </w:p>
    <w:p>
      <w:pPr>
        <w:pStyle w:val="14"/>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keepNext w:val="0"/>
        <w:keepLines w:val="0"/>
        <w:widowControl/>
        <w:numPr>
          <w:ilvl w:val="0"/>
          <w:numId w:val="5"/>
        </w:numPr>
        <w:suppressLineNumbers w:val="0"/>
        <w:ind w:left="0" w:leftChars="0" w:firstLine="0" w:firstLineChars="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Validarea cererilor DNS</w:t>
      </w:r>
    </w:p>
    <w:p>
      <w:pPr>
        <w:keepNext w:val="0"/>
        <w:keepLines w:val="0"/>
        <w:widowControl/>
        <w:numPr>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Testarea comportamentului aplicației la execuții succesive și simultane</w:t>
      </w:r>
    </w:p>
    <w:p>
      <w:pPr>
        <w:pStyle w:val="14"/>
        <w:keepNext w:val="0"/>
        <w:keepLines w:val="0"/>
        <w:widowControl/>
        <w:suppressLineNumbers w:val="0"/>
      </w:pPr>
      <w: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REST (port 8000), unul DNS (port 53) și unul web clasic pentru phishing (port 80). Deși toate aceste componente rulează simultan la nivel de sistem, </w:t>
      </w:r>
      <w:r>
        <w:rPr>
          <w:rStyle w:val="15"/>
        </w:rPr>
        <w:t xml:space="preserve">serverul </w:t>
      </w:r>
      <w:r>
        <w:rPr>
          <w:rStyle w:val="15"/>
          <w:rFonts w:hint="default"/>
          <w:lang w:val="en-US"/>
        </w:rPr>
        <w:t>web</w:t>
      </w:r>
      <w:r>
        <w:rPr>
          <w:rStyle w:val="15"/>
        </w:rPr>
        <w:t xml:space="preserve"> este implementat în mod single-threaded</w:t>
      </w:r>
      <w:r>
        <w:t>, ceea ce înseamnă că gestionează cererile pe rând, într-o buclă principală de procesare.</w:t>
      </w:r>
    </w:p>
    <w:p>
      <w:pPr>
        <w:pStyle w:val="4"/>
        <w:keepNext w:val="0"/>
        <w:keepLines w:val="0"/>
        <w:widowControl/>
        <w:suppressLineNumbers w:val="0"/>
      </w:pPr>
      <w:r>
        <w:t>Execuții succesive</w:t>
      </w:r>
    </w:p>
    <w:p>
      <w:pPr>
        <w:pStyle w:val="14"/>
        <w:keepNext w:val="0"/>
        <w:keepLines w:val="0"/>
        <w:widowControl/>
        <w:suppressLineNumbers w:val="0"/>
      </w:pPr>
      <w:r>
        <w:t>Testarea execuțiilor repetate a implicat rularea în buclă a principalelor funcții ale aplicației, cu apeluri repetate la intervale scurte:</w:t>
      </w:r>
    </w:p>
    <w:p>
      <w:pPr>
        <w:pStyle w:val="14"/>
        <w:keepNext w:val="0"/>
        <w:keepLines w:val="0"/>
        <w:widowControl/>
        <w:suppressLineNumbers w:val="0"/>
        <w:ind w:firstLine="720" w:firstLineChars="0"/>
      </w:pPr>
      <w:r>
        <w:rPr>
          <w:rFonts w:hint="default"/>
          <w:lang w:val="en-US"/>
        </w:rPr>
        <w:t>- r</w:t>
      </w:r>
      <w:r>
        <w:t xml:space="preserve">utele </w:t>
      </w:r>
      <w:r>
        <w:rPr>
          <w:rStyle w:val="11"/>
        </w:rPr>
        <w:t>/scan</w:t>
      </w:r>
      <w:r>
        <w:t xml:space="preserve">, </w:t>
      </w:r>
      <w:r>
        <w:rPr>
          <w:rStyle w:val="11"/>
        </w:rPr>
        <w:t>/flood</w:t>
      </w:r>
      <w:r>
        <w:t xml:space="preserve">, </w:t>
      </w:r>
      <w:r>
        <w:rPr>
          <w:rStyle w:val="11"/>
        </w:rPr>
        <w:t>/flood/stop</w:t>
      </w:r>
      <w:r>
        <w:t xml:space="preserve"> și </w:t>
      </w:r>
      <w:r>
        <w:rPr>
          <w:rStyle w:val="11"/>
        </w:rPr>
        <w:t>/attack</w:t>
      </w:r>
      <w:r>
        <w:t xml:space="preserve"> au fost apelate secvențial timp de 15 minute;</w:t>
      </w:r>
      <w:r>
        <w:br w:type="textWrapping"/>
      </w:r>
      <w:r>
        <w:rPr>
          <w:rFonts w:hint="default"/>
          <w:lang w:val="en-US"/>
        </w:rPr>
        <w:tab/>
        <w:t>- f</w:t>
      </w:r>
      <w:r>
        <w:t>iecare execuție a fost urmată de o verificare a funcționării altor componente (DNS, phishing);</w:t>
      </w:r>
      <w:r>
        <w:br w:type="textWrapping"/>
      </w:r>
      <w:r>
        <w:rPr>
          <w:rFonts w:hint="default"/>
          <w:lang w:val="en-US"/>
        </w:rPr>
        <w:tab/>
        <w:t>- c</w:t>
      </w:r>
      <w:r>
        <w:t>ontextul rețelei Wi-Fi a fost resetat și reinițializat după fiecare scanare sau atac.</w:t>
      </w:r>
    </w:p>
    <w:p>
      <w:pPr>
        <w:pStyle w:val="14"/>
        <w:keepNext w:val="0"/>
        <w:keepLines w:val="0"/>
        <w:widowControl/>
        <w:suppressLineNumbers w:val="0"/>
      </w:pPr>
      <w: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4"/>
        <w:keepNext w:val="0"/>
        <w:keepLines w:val="0"/>
        <w:widowControl/>
        <w:suppressLineNumbers w:val="0"/>
      </w:pPr>
      <w:r>
        <w:t>Execuții simultane simulate</w:t>
      </w:r>
    </w:p>
    <w:p>
      <w:pPr>
        <w:pStyle w:val="14"/>
        <w:keepNext w:val="0"/>
        <w:keepLines w:val="0"/>
        <w:widowControl/>
        <w:suppressLineNumbers w:val="0"/>
      </w:pPr>
      <w:r>
        <w:t>Deși serverul REST este single-threaded, testarea a inclus scenarii în care mai mulți utilizatori au trimis cereri aproape simultan, fie de pe dispozitive diferite, fie din file multiple ale aceluiași browser. Exemple de teste:</w:t>
      </w:r>
    </w:p>
    <w:p>
      <w:pPr>
        <w:pStyle w:val="14"/>
        <w:keepNext w:val="0"/>
        <w:keepLines w:val="0"/>
        <w:widowControl/>
        <w:suppressLineNumbers w:val="0"/>
        <w:ind w:firstLine="720" w:firstLineChars="0"/>
      </w:pPr>
      <w:r>
        <w:rPr>
          <w:rFonts w:hint="default"/>
          <w:lang w:val="en-US"/>
        </w:rPr>
        <w:t>- u</w:t>
      </w:r>
      <w:r>
        <w:t>n utilizator activează /flood</w:t>
      </w:r>
      <w:r>
        <w:t>, în timp ce altul deschide pagina HTML de control;</w:t>
      </w:r>
      <w:r>
        <w:br w:type="textWrapping"/>
      </w:r>
      <w:r>
        <w:rPr>
          <w:rFonts w:hint="default"/>
          <w:lang w:val="en-US"/>
        </w:rPr>
        <w:tab/>
        <w:t xml:space="preserve">- </w:t>
      </w:r>
      <w:r>
        <w:t>/scan</w:t>
      </w:r>
      <w:r>
        <w:t xml:space="preserve"> este apelat imediat după începerea unui /attack</w:t>
      </w:r>
      <w:r>
        <w:t>;</w:t>
      </w:r>
      <w:r>
        <w:br w:type="textWrapping"/>
      </w:r>
      <w:r>
        <w:rPr>
          <w:rFonts w:hint="default"/>
          <w:lang w:val="en-US"/>
        </w:rPr>
        <w:tab/>
        <w:t>- u</w:t>
      </w:r>
      <w:r>
        <w:t>n client trimite date în formularul de phishing, în timp ce altul accesează logurile.</w:t>
      </w:r>
    </w:p>
    <w:p>
      <w:pPr>
        <w:pStyle w:val="14"/>
        <w:keepNext w:val="0"/>
        <w:keepLines w:val="0"/>
        <w:widowControl/>
        <w:suppressLineNumbers w:val="0"/>
      </w:pPr>
      <w:r>
        <w:t>Datorită naturii single-threaded a serverului, cererile sunt puse în coadă și procesate în ordinea sosirii. Chiar dacă nu sunt procesate în paralel, aplicația asigură integritate și consistență, deoarece:</w:t>
      </w:r>
    </w:p>
    <w:p>
      <w:pPr>
        <w:pStyle w:val="14"/>
        <w:keepNext w:val="0"/>
        <w:keepLines w:val="0"/>
        <w:widowControl/>
        <w:suppressLineNumbers w:val="0"/>
        <w:ind w:firstLine="720" w:firstLineChars="0"/>
      </w:pPr>
      <w:r>
        <w:rPr>
          <w:rFonts w:hint="default"/>
          <w:lang w:val="en-US"/>
        </w:rPr>
        <w:t xml:space="preserve">- </w:t>
      </w:r>
      <w:r>
        <w:t>fiecare cerere este procesată complet înainte de a începe următoarea;</w:t>
      </w:r>
      <w:r>
        <w:br w:type="textWrapping"/>
      </w:r>
      <w:r>
        <w:rPr>
          <w:rFonts w:hint="default"/>
          <w:lang w:val="en-US"/>
        </w:rPr>
        <w:tab/>
        <w:t xml:space="preserve">- </w:t>
      </w:r>
      <w:r>
        <w:t>nu există acces concurent la resursele globale partajate;</w:t>
      </w:r>
      <w:r>
        <w:br w:type="textWrapping"/>
      </w:r>
      <w:r>
        <w:rPr>
          <w:rFonts w:hint="default"/>
          <w:lang w:val="en-US"/>
        </w:rPr>
        <w:tab/>
        <w:t xml:space="preserve">- </w:t>
      </w:r>
      <w:r>
        <w:t>buffer-ele de răspuns și variabilele sunt fie locale, fie gestionate în mod exclusiv de contextul fiecărei cereri.</w:t>
      </w:r>
    </w:p>
    <w:p>
      <w:pPr>
        <w:pStyle w:val="14"/>
        <w:keepNext w:val="0"/>
        <w:keepLines w:val="0"/>
        <w:widowControl/>
        <w:suppressLineNumbers w:val="0"/>
      </w:pPr>
      <w:r>
        <w:t>Această abordare reduce complexitatea codului și elimină nevoia de sincronizare sau mutexuri. Singura limitare observată este că în cazul cererilor de durată mai mare (ex: /scan</w:t>
      </w:r>
      <w:r>
        <w:t xml:space="preserve"> sau un /attack</w:t>
      </w:r>
      <w:r>
        <w:t xml:space="preserve">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Testarea adaptării interfeței web la variații de densitate grafică și dispozitive</w:t>
      </w:r>
    </w:p>
    <w:p>
      <w:pPr>
        <w:pStyle w:val="14"/>
        <w:keepNext w:val="0"/>
        <w:keepLines w:val="0"/>
        <w:widowControl/>
        <w:suppressLineNumbers w:val="0"/>
        <w:ind w:firstLine="720" w:firstLineChars="0"/>
      </w:pPr>
      <w: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4"/>
        <w:keepNext w:val="0"/>
        <w:keepLines w:val="0"/>
        <w:widowControl/>
        <w:suppressLineNumbers w:val="0"/>
      </w:pPr>
      <w:r>
        <w:t>Testele au fost efectuate folosind două platforme principale:</w:t>
      </w:r>
    </w:p>
    <w:p>
      <w:pPr>
        <w:pStyle w:val="14"/>
        <w:keepNext w:val="0"/>
        <w:keepLines w:val="0"/>
        <w:widowControl/>
        <w:suppressLineNumbers w:val="0"/>
        <w:ind w:left="720"/>
      </w:pPr>
      <w:r>
        <w:rPr>
          <w:rStyle w:val="15"/>
          <w:rFonts w:hint="default"/>
          <w:b w:val="0"/>
          <w:bCs w:val="0"/>
          <w:lang w:val="en-US"/>
        </w:rPr>
        <w:t xml:space="preserve">- </w:t>
      </w:r>
      <w:r>
        <w:rPr>
          <w:rStyle w:val="15"/>
          <w:rFonts w:hint="default"/>
          <w:b w:val="0"/>
          <w:bCs w:val="0"/>
          <w:i/>
          <w:iCs/>
          <w:lang w:val="en-US"/>
        </w:rPr>
        <w:t>S</w:t>
      </w:r>
      <w:r>
        <w:rPr>
          <w:rStyle w:val="15"/>
          <w:b w:val="0"/>
          <w:bCs w:val="0"/>
          <w:i/>
          <w:iCs/>
        </w:rPr>
        <w:t>martphone Samsung S24 Ultra</w:t>
      </w:r>
      <w:r>
        <w:t>, cu ecran de înaltă rezoluție și densitate mare (~500+ PPI);</w:t>
      </w:r>
      <w:r>
        <w:br w:type="textWrapping"/>
      </w:r>
      <w:r>
        <w:rPr>
          <w:rFonts w:hint="default"/>
          <w:lang w:val="en-US"/>
        </w:rPr>
        <w:t xml:space="preserve">- </w:t>
      </w:r>
      <w:r>
        <w:rPr>
          <w:rStyle w:val="15"/>
          <w:b w:val="0"/>
          <w:bCs w:val="0"/>
        </w:rPr>
        <w:t>PC Desktop</w:t>
      </w:r>
      <w:r>
        <w:t>, cu Windows 11, folosind browserele Microsoft Edge și Mozilla Firefox, pe un monitor Full HD (1920x1080 px).</w:t>
      </w:r>
    </w:p>
    <w:p>
      <w:pPr>
        <w:pStyle w:val="14"/>
        <w:keepNext w:val="0"/>
        <w:keepLines w:val="0"/>
        <w:widowControl/>
        <w:suppressLineNumbers w:val="0"/>
        <w:ind w:left="720"/>
      </w:pPr>
      <w:r>
        <w:t>Interfața web a fost testată accesând ESP32 ca punct de acces direct, fără conexiune la internet, folosind adresa IP locală 192.168.</w:t>
      </w:r>
      <w:r>
        <w:rPr>
          <w:rFonts w:hint="default"/>
          <w:lang w:val="en-US"/>
        </w:rPr>
        <w:t>10</w:t>
      </w:r>
      <w:r>
        <w:t>.1</w:t>
      </w:r>
      <w:r>
        <w:t>.</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t>Observații:</w:t>
      </w:r>
      <w:r>
        <w:br w:type="textWrapping"/>
      </w:r>
      <w:r>
        <w:rPr>
          <w:rFonts w:hint="default"/>
          <w:lang w:val="en-US"/>
        </w:rPr>
        <w:tab/>
      </w:r>
      <w:r>
        <w:rPr>
          <w:rFonts w:hint="default" w:ascii="Times New Roman" w:hAnsi="Times New Roman" w:eastAsia="SimSun" w:cs="Times New Roman"/>
          <w:b w:val="0"/>
          <w:bCs w:val="0"/>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Codul JavaScript este compatibil cu toate browserele moderne testate (Edge, Firefox, Chrome), fiind bazat pe API-uri standard, fără dependențe externe sau funcții avansate.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bookmarkStart w:id="0" w:name="_GoBack"/>
      <w:bookmarkEnd w:id="0"/>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140" w:author="robert" w:date="2025-06-02T17:27:54Z"/>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right="0" w:rightChars="0"/>
        <w:jc w:val="both"/>
        <w:rPr>
          <w:rFonts w:hint="default" w:ascii="Times New Roman" w:hAnsi="Times New Roman" w:eastAsia="SimSun" w:cs="Times New Roman"/>
          <w:b w:val="0"/>
          <w:bCs w:val="0"/>
          <w:kern w:val="0"/>
          <w:sz w:val="24"/>
          <w:szCs w:val="24"/>
          <w:lang w:val="en-US" w:eastAsia="zh-CN" w:bidi="ar"/>
        </w:rPr>
      </w:pPr>
      <w:r>
        <w:rPr>
          <w:b/>
          <w:bCs/>
        </w:rPr>
        <w:t>Discuţii şi concluzii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141" w:author="robert" w:date="2025-06-02T17:27:59Z"/>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142" w:author="robert" w:date="2025-06-02T17:28:29Z"/>
          <w:rFonts w:hint="default" w:cs="Times New Roman"/>
          <w:b w:val="0"/>
          <w:bCs w:val="0"/>
          <w:kern w:val="0"/>
          <w:sz w:val="24"/>
          <w:szCs w:val="24"/>
          <w:lang w:val="en-US" w:eastAsia="zh-CN" w:bidi="ar"/>
        </w:rPr>
      </w:pPr>
    </w:p>
    <w:p>
      <w:pPr>
        <w:numPr>
          <w:ilvl w:val="0"/>
          <w:numId w:val="1"/>
        </w:numPr>
        <w:ind w:left="20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jc w:val="both"/>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[2] </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[6] </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lang w:val="en-US"/>
        </w:rPr>
      </w:pPr>
    </w:p>
    <w:sectPr>
      <w:footerReference r:id="rId3" w:type="default"/>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D4088F"/>
    <w:multiLevelType w:val="singleLevel"/>
    <w:tmpl w:val="FFD4088F"/>
    <w:lvl w:ilvl="0" w:tentative="0">
      <w:start w:val="1"/>
      <w:numFmt w:val="decimal"/>
      <w:suff w:val="space"/>
      <w:lvlText w:val="%1."/>
      <w:lvlJc w:val="left"/>
    </w:lvl>
  </w:abstractNum>
  <w:abstractNum w:abstractNumId="3">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1"/>
  </w:num>
  <w:num w:numId="4">
    <w:abstractNumId w:val="0"/>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35DDFE11"/>
    <w:rsid w:val="3FEFAC2C"/>
    <w:rsid w:val="4BFA1E10"/>
    <w:rsid w:val="569552B3"/>
    <w:rsid w:val="5FF8A0FF"/>
    <w:rsid w:val="6FEE0EAD"/>
    <w:rsid w:val="6FEE8AE2"/>
    <w:rsid w:val="75CF2F5F"/>
    <w:rsid w:val="77EFE0E8"/>
    <w:rsid w:val="7FDD3F3F"/>
    <w:rsid w:val="88BF43F6"/>
    <w:rsid w:val="B77BE3C4"/>
    <w:rsid w:val="B7DF7447"/>
    <w:rsid w:val="B8BC9E7C"/>
    <w:rsid w:val="BDF24A3C"/>
    <w:rsid w:val="CF6C8768"/>
    <w:rsid w:val="DEEF7E31"/>
    <w:rsid w:val="DFFB6C14"/>
    <w:rsid w:val="E3EFB915"/>
    <w:rsid w:val="EC772FBA"/>
    <w:rsid w:val="EE7AC619"/>
    <w:rsid w:val="EFA9D2F8"/>
    <w:rsid w:val="FBB9B1C3"/>
    <w:rsid w:val="FBF314FC"/>
    <w:rsid w:val="FCFF76C1"/>
    <w:rsid w:val="FEEF0E8B"/>
    <w:rsid w:val="FF79158F"/>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table" w:styleId="16">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2025-05-21T16:49:00Z</dcterms:created>
  <dc:creator>robert</dc:creator>
  <cp:lastModifiedBy>robert</cp:lastModifiedBy>
  <dcterms:modified xsi:type="dcterms:W3CDTF">2025-06-05T16:17:39Z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