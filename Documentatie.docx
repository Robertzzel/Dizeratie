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17"/>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ascii="Times New Roman" w:hAnsi="Times New Roman" w:eastAsia="Times New Roman" w:cs="Times New Roman"/>
          <w:bCs/>
          <w:sz w:val="28"/>
          <w:szCs w:val="28"/>
          <w:lang w:val="en-GB"/>
        </w:rPr>
      </w:pPr>
      <w:r>
        <w:rPr>
          <w:rFonts w:ascii="Times New Roman" w:hAnsi="Times New Roman" w:eastAsia="Times New Roman" w:cs="Times New Roman"/>
          <w:bCs/>
          <w:sz w:val="28"/>
          <w:szCs w:val="28"/>
        </w:rPr>
        <w:t>Coordonator științific</w:t>
      </w:r>
      <w:ins w:id="1" w:author="bugs" w:date="2025-06-02T17:13:28Z">
        <w:r>
          <w:rPr>
            <w:rFonts w:hint="default" w:ascii="Times New Roman" w:hAnsi="Times New Roman" w:eastAsia="Times New Roman" w:cs="Times New Roman"/>
            <w:bCs/>
            <w:sz w:val="28"/>
            <w:szCs w:val="28"/>
            <w:lang w:val="en-GB"/>
          </w:rPr>
          <w:t>,</w:t>
        </w:r>
      </w:ins>
      <w:ins w:id="2" w:author="bugs" w:date="2025-06-02T17:12:40Z">
        <w:r>
          <w:rPr>
            <w:rFonts w:hint="default" w:ascii="Times New Roman" w:hAnsi="Times New Roman" w:eastAsia="Times New Roman" w:cs="Times New Roman"/>
            <w:bCs/>
            <w:sz w:val="28"/>
            <w:szCs w:val="28"/>
            <w:lang w:val="en-GB"/>
          </w:rPr>
          <w:tab/>
        </w:r>
      </w:ins>
      <w:ins w:id="3" w:author="bugs" w:date="2025-06-02T17:12:40Z">
        <w:r>
          <w:rPr>
            <w:rFonts w:hint="default" w:ascii="Times New Roman" w:hAnsi="Times New Roman" w:eastAsia="Times New Roman" w:cs="Times New Roman"/>
            <w:bCs/>
            <w:sz w:val="28"/>
            <w:szCs w:val="28"/>
            <w:lang w:val="en-GB"/>
          </w:rPr>
          <w:tab/>
        </w:r>
      </w:ins>
      <w:ins w:id="4" w:author="bugs" w:date="2025-06-02T17:12:40Z">
        <w:r>
          <w:rPr>
            <w:rFonts w:hint="default" w:ascii="Times New Roman" w:hAnsi="Times New Roman" w:eastAsia="Times New Roman" w:cs="Times New Roman"/>
            <w:bCs/>
            <w:sz w:val="28"/>
            <w:szCs w:val="28"/>
            <w:lang w:val="en-GB"/>
          </w:rPr>
          <w:tab/>
        </w:r>
      </w:ins>
      <w:ins w:id="5" w:author="bugs" w:date="2025-06-02T17:12:41Z">
        <w:r>
          <w:rPr>
            <w:rFonts w:hint="default" w:ascii="Times New Roman" w:hAnsi="Times New Roman" w:eastAsia="Times New Roman" w:cs="Times New Roman"/>
            <w:bCs/>
            <w:sz w:val="28"/>
            <w:szCs w:val="28"/>
            <w:lang w:val="en-GB"/>
          </w:rPr>
          <w:tab/>
        </w:r>
      </w:ins>
      <w:ins w:id="6" w:author="bugs" w:date="2025-06-02T17:12:41Z">
        <w:r>
          <w:rPr>
            <w:rFonts w:hint="default" w:ascii="Times New Roman" w:hAnsi="Times New Roman" w:eastAsia="Times New Roman" w:cs="Times New Roman"/>
            <w:bCs/>
            <w:sz w:val="28"/>
            <w:szCs w:val="28"/>
            <w:lang w:val="en-GB"/>
          </w:rPr>
          <w:tab/>
        </w:r>
      </w:ins>
      <w:ins w:id="7" w:author="bugs" w:date="2025-06-02T17:12:41Z">
        <w:r>
          <w:rPr>
            <w:rFonts w:hint="default" w:ascii="Times New Roman" w:hAnsi="Times New Roman" w:eastAsia="Times New Roman" w:cs="Times New Roman"/>
            <w:bCs/>
            <w:sz w:val="28"/>
            <w:szCs w:val="28"/>
            <w:lang w:val="en-GB"/>
          </w:rPr>
          <w:tab/>
        </w:r>
      </w:ins>
      <w:ins w:id="8" w:author="bugs" w:date="2025-06-02T17:12:41Z">
        <w:r>
          <w:rPr>
            <w:rFonts w:hint="default" w:ascii="Times New Roman" w:hAnsi="Times New Roman" w:eastAsia="Times New Roman" w:cs="Times New Roman"/>
            <w:bCs/>
            <w:sz w:val="28"/>
            <w:szCs w:val="28"/>
            <w:lang w:val="en-GB"/>
          </w:rPr>
          <w:tab/>
        </w:r>
      </w:ins>
      <w:ins w:id="9" w:author="bugs" w:date="2025-06-02T17:12:36Z">
        <w:r>
          <w:rPr>
            <w:rFonts w:ascii="Times New Roman" w:hAnsi="Times New Roman" w:eastAsia="Times New Roman" w:cs="Times New Roman"/>
            <w:bCs/>
            <w:sz w:val="28"/>
            <w:szCs w:val="28"/>
          </w:rPr>
          <w:t>absolvent</w:t>
        </w:r>
      </w:ins>
      <w:ins w:id="10" w:author="bugs" w:date="2025-06-02T17:13:23Z">
        <w:r>
          <w:rPr>
            <w:rFonts w:hint="default" w:ascii="Times New Roman" w:hAnsi="Times New Roman" w:eastAsia="Times New Roman" w:cs="Times New Roman"/>
            <w:bCs/>
            <w:sz w:val="28"/>
            <w:szCs w:val="28"/>
            <w:lang w:val="en-GB"/>
          </w:rPr>
          <w:t>,</w:t>
        </w:r>
      </w:ins>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ins w:id="11" w:author="bugs" w:date="2025-06-02T17:12:48Z">
        <w:r>
          <w:rPr>
            <w:rFonts w:hint="default" w:ascii="Times New Roman" w:hAnsi="Times New Roman" w:eastAsia="Times New Roman" w:cs="Times New Roman"/>
            <w:bCs/>
            <w:sz w:val="28"/>
            <w:szCs w:val="28"/>
            <w:lang w:val="en-GB"/>
          </w:rPr>
          <w:t xml:space="preserve">    </w:t>
        </w:r>
      </w:ins>
      <w:ins w:id="12" w:author="bugs" w:date="2025-06-02T17:12:49Z">
        <w:r>
          <w:rPr>
            <w:rFonts w:hint="default" w:ascii="Times New Roman" w:hAnsi="Times New Roman" w:eastAsia="Times New Roman" w:cs="Times New Roman"/>
            <w:bCs/>
            <w:sz w:val="28"/>
            <w:szCs w:val="28"/>
            <w:lang w:val="en-GB"/>
          </w:rPr>
          <w:t xml:space="preserve"> </w:t>
        </w:r>
      </w:ins>
      <w:ins w:id="13" w:author="bugs" w:date="2025-06-02T17:13:17Z">
        <w:r>
          <w:rPr>
            <w:rFonts w:hint="default" w:ascii="Times New Roman" w:hAnsi="Times New Roman" w:eastAsia="Times New Roman" w:cs="Times New Roman"/>
            <w:bCs/>
            <w:sz w:val="28"/>
            <w:szCs w:val="28"/>
            <w:lang w:val="en-GB"/>
          </w:rPr>
          <w:t xml:space="preserve">   </w:t>
        </w:r>
      </w:ins>
      <w:ins w:id="14" w:author="bugs" w:date="2025-06-02T17:13:18Z">
        <w:r>
          <w:rPr>
            <w:rFonts w:hint="default" w:ascii="Times New Roman" w:hAnsi="Times New Roman" w:eastAsia="Times New Roman" w:cs="Times New Roman"/>
            <w:bCs/>
            <w:sz w:val="28"/>
            <w:szCs w:val="28"/>
            <w:lang w:val="en-GB"/>
          </w:rPr>
          <w:t xml:space="preserve">      </w:t>
        </w:r>
      </w:ins>
      <w:ins w:id="15" w:author="bugs" w:date="2025-06-02T17:13:19Z">
        <w:r>
          <w:rPr>
            <w:rFonts w:hint="default" w:ascii="Times New Roman" w:hAnsi="Times New Roman" w:eastAsia="Times New Roman" w:cs="Times New Roman"/>
            <w:bCs/>
            <w:sz w:val="28"/>
            <w:szCs w:val="28"/>
            <w:lang w:val="en-GB"/>
          </w:rPr>
          <w:t xml:space="preserve">      </w:t>
        </w:r>
      </w:ins>
      <w:ins w:id="16" w:author="bugs" w:date="2025-06-02T17:13:20Z">
        <w:r>
          <w:rPr>
            <w:rFonts w:hint="default" w:ascii="Times New Roman" w:hAnsi="Times New Roman" w:eastAsia="Times New Roman" w:cs="Times New Roman"/>
            <w:bCs/>
            <w:sz w:val="28"/>
            <w:szCs w:val="28"/>
            <w:lang w:val="en-GB"/>
          </w:rPr>
          <w:t xml:space="preserve">  </w:t>
        </w:r>
      </w:ins>
      <w:ins w:id="17" w:author="bugs" w:date="2025-06-02T17:12:49Z">
        <w:r>
          <w:rPr>
            <w:rFonts w:hint="default" w:ascii="Times New Roman" w:hAnsi="Times New Roman" w:eastAsia="Times New Roman" w:cs="Times New Roman"/>
            <w:bCs/>
            <w:sz w:val="28"/>
            <w:szCs w:val="28"/>
            <w:lang w:val="en-GB"/>
          </w:rPr>
          <w:t xml:space="preserve"> </w:t>
        </w:r>
      </w:ins>
      <w:ins w:id="18" w:author="bugs" w:date="2025-06-02T17:13:01Z">
        <w:r>
          <w:rPr>
            <w:rFonts w:hint="default" w:ascii="Times New Roman" w:hAnsi="Times New Roman" w:eastAsia="Times New Roman" w:cs="Times New Roman"/>
            <w:bCs/>
            <w:sz w:val="28"/>
            <w:szCs w:val="28"/>
            <w:lang w:val="en-GB"/>
          </w:rPr>
          <w:t>in</w:t>
        </w:r>
      </w:ins>
      <w:ins w:id="19" w:author="bugs" w:date="2025-06-02T17:13:02Z">
        <w:r>
          <w:rPr>
            <w:rFonts w:hint="default" w:ascii="Times New Roman" w:hAnsi="Times New Roman" w:eastAsia="Times New Roman" w:cs="Times New Roman"/>
            <w:bCs/>
            <w:sz w:val="28"/>
            <w:szCs w:val="28"/>
            <w:lang w:val="en-GB"/>
          </w:rPr>
          <w:t>g</w:t>
        </w:r>
      </w:ins>
      <w:ins w:id="20" w:author="bugs" w:date="2025-06-02T17:13:03Z">
        <w:r>
          <w:rPr>
            <w:rFonts w:hint="default" w:ascii="Times New Roman" w:hAnsi="Times New Roman" w:eastAsia="Times New Roman" w:cs="Times New Roman"/>
            <w:bCs/>
            <w:sz w:val="28"/>
            <w:szCs w:val="28"/>
            <w:lang w:val="en-GB"/>
          </w:rPr>
          <w:t>.d</w:t>
        </w:r>
      </w:ins>
      <w:ins w:id="21" w:author="bugs" w:date="2025-06-02T17:13:04Z">
        <w:r>
          <w:rPr>
            <w:rFonts w:hint="default" w:ascii="Times New Roman" w:hAnsi="Times New Roman" w:eastAsia="Times New Roman" w:cs="Times New Roman"/>
            <w:bCs/>
            <w:sz w:val="28"/>
            <w:szCs w:val="28"/>
            <w:lang w:val="en-GB"/>
          </w:rPr>
          <w:t>ipl</w:t>
        </w:r>
      </w:ins>
      <w:ins w:id="22" w:author="bugs" w:date="2025-06-02T17:13:06Z">
        <w:r>
          <w:rPr>
            <w:rFonts w:hint="default" w:ascii="Times New Roman" w:hAnsi="Times New Roman" w:eastAsia="Times New Roman" w:cs="Times New Roman"/>
            <w:bCs/>
            <w:sz w:val="28"/>
            <w:szCs w:val="28"/>
            <w:lang w:val="en-GB"/>
          </w:rPr>
          <w:t xml:space="preserve">. </w:t>
        </w:r>
      </w:ins>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ins w:id="23" w:author="bugs" w:date="2025-06-02T17:13:40Z"/>
          <w:rFonts w:hint="default" w:ascii="Times New Roman" w:hAnsi="Times New Roman" w:cs="Times New Roman"/>
          <w:b/>
          <w:bCs/>
          <w:sz w:val="24"/>
          <w:szCs w:val="24"/>
          <w:lang w:val="en-US"/>
        </w:rPr>
      </w:pPr>
    </w:p>
    <w:p>
      <w:pPr>
        <w:numPr>
          <w:ilvl w:val="0"/>
          <w:numId w:val="0"/>
        </w:numPr>
        <w:ind w:left="200" w:leftChars="0"/>
        <w:jc w:val="both"/>
        <w:rPr>
          <w:ins w:id="24" w:author="bugs" w:date="2025-06-02T17:13:40Z"/>
          <w:rFonts w:hint="default" w:ascii="Times New Roman" w:hAnsi="Times New Roman" w:cs="Times New Roman"/>
          <w:b/>
          <w:bCs/>
          <w:sz w:val="24"/>
          <w:szCs w:val="24"/>
          <w:lang w:val="en-US"/>
        </w:rPr>
      </w:pPr>
    </w:p>
    <w:p>
      <w:pPr>
        <w:numPr>
          <w:ilvl w:val="0"/>
          <w:numId w:val="0"/>
        </w:numPr>
        <w:ind w:left="200" w:leftChars="0"/>
        <w:jc w:val="both"/>
        <w:rPr>
          <w:ins w:id="25" w:author="bugs" w:date="2025-06-02T17:13:40Z"/>
          <w:rFonts w:hint="default" w:ascii="Times New Roman" w:hAnsi="Times New Roman" w:cs="Times New Roman"/>
          <w:b/>
          <w:bCs/>
          <w:sz w:val="24"/>
          <w:szCs w:val="24"/>
          <w:lang w:val="en-US"/>
        </w:rPr>
      </w:pPr>
    </w:p>
    <w:p>
      <w:pPr>
        <w:numPr>
          <w:ilvl w:val="0"/>
          <w:numId w:val="0"/>
        </w:numPr>
        <w:ind w:left="200" w:leftChars="0"/>
        <w:jc w:val="both"/>
        <w:rPr>
          <w:ins w:id="26" w:author="bugs" w:date="2025-06-02T17:13:41Z"/>
          <w:rFonts w:hint="default" w:ascii="Times New Roman" w:hAnsi="Times New Roman" w:cs="Times New Roman"/>
          <w:b/>
          <w:bCs/>
          <w:sz w:val="24"/>
          <w:szCs w:val="24"/>
          <w:lang w:val="en-US"/>
        </w:rPr>
      </w:pPr>
    </w:p>
    <w:p>
      <w:pPr>
        <w:numPr>
          <w:ilvl w:val="0"/>
          <w:numId w:val="0"/>
        </w:numPr>
        <w:ind w:left="200" w:leftChars="0"/>
        <w:jc w:val="both"/>
        <w:rPr>
          <w:ins w:id="27" w:author="bugs" w:date="2025-06-02T17:13:41Z"/>
          <w:rFonts w:hint="default" w:ascii="Times New Roman" w:hAnsi="Times New Roman" w:cs="Times New Roman"/>
          <w:b/>
          <w:bCs/>
          <w:sz w:val="24"/>
          <w:szCs w:val="24"/>
          <w:lang w:val="en-US"/>
        </w:rPr>
      </w:pPr>
    </w:p>
    <w:p>
      <w:pPr>
        <w:numPr>
          <w:ilvl w:val="0"/>
          <w:numId w:val="0"/>
        </w:numPr>
        <w:ind w:left="200" w:leftChars="0"/>
        <w:jc w:val="both"/>
        <w:rPr>
          <w:ins w:id="28" w:author="bugs" w:date="2025-06-02T17:13:41Z"/>
          <w:rFonts w:hint="default" w:ascii="Times New Roman" w:hAnsi="Times New Roman" w:cs="Times New Roman"/>
          <w:b/>
          <w:bCs/>
          <w:sz w:val="24"/>
          <w:szCs w:val="24"/>
          <w:lang w:val="en-US"/>
        </w:rPr>
      </w:pPr>
    </w:p>
    <w:p>
      <w:pPr>
        <w:numPr>
          <w:ilvl w:val="0"/>
          <w:numId w:val="0"/>
        </w:numPr>
        <w:ind w:left="200" w:leftChars="0"/>
        <w:jc w:val="both"/>
        <w:rPr>
          <w:ins w:id="29" w:author="bugs" w:date="2025-06-02T17:13:41Z"/>
          <w:rFonts w:hint="default" w:ascii="Times New Roman" w:hAnsi="Times New Roman" w:cs="Times New Roman"/>
          <w:b/>
          <w:bCs/>
          <w:sz w:val="24"/>
          <w:szCs w:val="24"/>
          <w:lang w:val="en-US"/>
        </w:rPr>
      </w:pPr>
    </w:p>
    <w:p>
      <w:pPr>
        <w:numPr>
          <w:ilvl w:val="0"/>
          <w:numId w:val="0"/>
        </w:numPr>
        <w:ind w:left="200" w:leftChars="0"/>
        <w:jc w:val="both"/>
        <w:rPr>
          <w:ins w:id="30" w:author="bugs" w:date="2025-06-02T17:13:41Z"/>
          <w:rFonts w:hint="default" w:ascii="Times New Roman" w:hAnsi="Times New Roman" w:cs="Times New Roman"/>
          <w:b/>
          <w:bCs/>
          <w:sz w:val="24"/>
          <w:szCs w:val="24"/>
          <w:lang w:val="en-US"/>
        </w:rPr>
      </w:pPr>
    </w:p>
    <w:p>
      <w:pPr>
        <w:numPr>
          <w:ilvl w:val="0"/>
          <w:numId w:val="0"/>
        </w:numPr>
        <w:ind w:left="200" w:leftChars="0"/>
        <w:jc w:val="both"/>
        <w:rPr>
          <w:ins w:id="31" w:author="bugs" w:date="2025-06-02T17:13:42Z"/>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32" w:author="bugs" w:date="2025-06-02T17:13:57Z">
        <w:r>
          <w:rPr>
            <w:rFonts w:hint="default"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GB"/>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ins w:id="33" w:author="bugs" w:date="2025-06-02T17:14:13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ins w:id="34" w:author="bugs" w:date="2025-06-02T17:14:20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35"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36"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jc w:val="both"/>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7"/>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3.2</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7"/>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3.3</w:t>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pPr>
      <w:r>
        <w:rPr>
          <w:rFonts w:hint="default" w:cs="Times New Roman"/>
          <w:b w:val="0"/>
          <w:bCs w:val="0"/>
          <w:kern w:val="0"/>
          <w:sz w:val="18"/>
          <w:szCs w:val="18"/>
          <w:lang w:val="en-US" w:eastAsia="zh-CN" w:bidi="ar"/>
        </w:rPr>
        <w:t>Fig 3.4</w:t>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3.5</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14"/>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pPr>
      <w:r>
        <w:rPr>
          <w:rFonts w:hint="default" w:cs="Times New Roman"/>
          <w:b w:val="0"/>
          <w:bCs w:val="0"/>
          <w:kern w:val="0"/>
          <w:sz w:val="18"/>
          <w:szCs w:val="18"/>
          <w:lang w:val="en-US" w:eastAsia="zh-CN" w:bidi="ar"/>
        </w:rPr>
        <w:t>Fig 3.6</w:t>
      </w:r>
    </w:p>
    <w:p>
      <w:pPr>
        <w:pStyle w:val="14"/>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3.7</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7"/>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pPrChange w:id="37" w:author="robert" w:date="2025-06-02T17:10:42Z">
          <w:pPr>
            <w:pStyle w:val="14"/>
            <w:keepNext w:val="0"/>
            <w:keepLines w:val="0"/>
            <w:widowControl/>
            <w:suppressLineNumbers w:val="0"/>
            <w:ind w:left="0" w:leftChars="0" w:firstLine="720" w:firstLineChars="0"/>
          </w:pPr>
        </w:pPrChange>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7"/>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
      <w:r>
        <w:t>Pentru fiecare beacon generat, sunt completate următoarele câmpuri în pachetul beacon:</w:t>
      </w:r>
    </w:p>
    <w:p>
      <w:pPr>
        <w:pStyle w:val="14"/>
        <w:keepNext w:val="0"/>
        <w:keepLines w:val="0"/>
        <w:widowControl/>
        <w:suppressLineNumbers w:val="0"/>
        <w:ind w:left="720"/>
        <w:jc w:val="both"/>
      </w:pPr>
      <w:r>
        <w:rPr>
          <w:rStyle w:val="15"/>
        </w:rPr>
        <w:t>Frame Control (0x80, 0x00)</w:t>
      </w:r>
      <w:r>
        <w:t>: indică faptul că este un management frame de tip beacon.</w:t>
      </w:r>
    </w:p>
    <w:p>
      <w:pPr>
        <w:pStyle w:val="14"/>
        <w:keepNext w:val="0"/>
        <w:keepLines w:val="0"/>
        <w:widowControl/>
        <w:suppressLineNumbers w:val="0"/>
        <w:ind w:left="720"/>
        <w:jc w:val="both"/>
      </w:pPr>
      <w:r>
        <w:rPr>
          <w:rStyle w:val="15"/>
        </w:rPr>
        <w:t>Duration (0x00, 0x00)</w:t>
      </w:r>
      <w:r>
        <w:t>: câmp standard, fără importanță majoră pentru acest atac.</w:t>
      </w:r>
    </w:p>
    <w:p>
      <w:pPr>
        <w:pStyle w:val="14"/>
        <w:keepNext w:val="0"/>
        <w:keepLines w:val="0"/>
        <w:widowControl/>
        <w:suppressLineNumbers w:val="0"/>
        <w:ind w:left="720"/>
        <w:jc w:val="both"/>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
      <w:r>
        <w:rPr>
          <w:rStyle w:val="15"/>
        </w:rPr>
        <w:t>Timestamp</w:t>
      </w:r>
      <w:r>
        <w:t>: lăsat 0, va fi suprascris de hardware.</w:t>
      </w:r>
    </w:p>
    <w:p>
      <w:pPr>
        <w:pStyle w:val="14"/>
        <w:keepNext w:val="0"/>
        <w:keepLines w:val="0"/>
        <w:widowControl/>
        <w:suppressLineNumbers w:val="0"/>
        <w:ind w:left="720"/>
        <w:jc w:val="both"/>
      </w:pPr>
      <w:r>
        <w:rPr>
          <w:rStyle w:val="15"/>
        </w:rPr>
        <w:t>Beacon interval</w:t>
      </w:r>
      <w:r>
        <w:t>: 0x0064 (100ms standard).</w:t>
      </w:r>
    </w:p>
    <w:p>
      <w:pPr>
        <w:pStyle w:val="14"/>
        <w:keepNext w:val="0"/>
        <w:keepLines w:val="0"/>
        <w:widowControl/>
        <w:suppressLineNumbers w:val="0"/>
        <w:ind w:left="720"/>
        <w:jc w:val="both"/>
      </w:pPr>
      <w:r>
        <w:rPr>
          <w:rStyle w:val="15"/>
        </w:rPr>
        <w:t>Capability info</w:t>
      </w:r>
      <w:r>
        <w:t>: 0x0431 - stabilește capabilitățile AP-ului fals (suport standard).</w:t>
      </w:r>
    </w:p>
    <w:p>
      <w:pPr>
        <w:pStyle w:val="14"/>
        <w:keepNext w:val="0"/>
        <w:keepLines w:val="0"/>
        <w:widowControl/>
        <w:suppressLineNumbers w:val="0"/>
        <w:ind w:left="720"/>
        <w:jc w:val="both"/>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
      <w:r>
        <w:rPr>
          <w:rStyle w:val="15"/>
        </w:rPr>
        <w:t>DS Parameter set</w:t>
      </w:r>
      <w:r>
        <w:t>: indică canalul curent de transmisie (canalul 1 în implementare standard).</w:t>
      </w:r>
    </w:p>
    <w:p>
      <w:pPr>
        <w:pStyle w:val="14"/>
        <w:keepNext w:val="0"/>
        <w:keepLines w:val="0"/>
        <w:widowControl/>
        <w:suppressLineNumbers w:val="0"/>
        <w:ind w:left="720"/>
        <w:jc w:val="both"/>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7"/>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
      <w:r>
        <w:rPr>
          <w:b/>
          <w:bCs/>
        </w:rPr>
        <w:t>Impactul asupra rețelelor și clienților</w:t>
      </w:r>
    </w:p>
    <w:p>
      <w:pPr>
        <w:pStyle w:val="14"/>
        <w:keepNext w:val="0"/>
        <w:keepLines w:val="0"/>
        <w:widowControl/>
        <w:suppressLineNumbers w:val="0"/>
        <w:jc w:val="both"/>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jc w:val="both"/>
        <w:rPr>
          <w:rFonts w:hint="default"/>
          <w:lang w:val="en-US" w:eastAsia="zh-CN"/>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jc w:val="center"/>
        <w:pPrChange w:id="38" w:author="bugs" w:date="2025-06-02T17:15:58Z">
          <w:pPr>
            <w:pStyle w:val="14"/>
            <w:keepNext w:val="0"/>
            <w:keepLines w:val="0"/>
            <w:widowControl/>
            <w:suppressLineNumbers w:val="0"/>
            <w:ind w:left="0" w:leftChars="0" w:firstLine="720" w:firstLineChars="0"/>
          </w:pPr>
        </w:pPrChange>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7"/>
        <w:keepNext w:val="0"/>
        <w:keepLines w:val="0"/>
        <w:widowControl/>
        <w:suppressLineNumbers w:val="0"/>
        <w:ind w:left="0" w:leftChars="0" w:firstLine="720" w:firstLineChars="0"/>
        <w:jc w:val="center"/>
        <w:rPr>
          <w:rFonts w:hint="default"/>
          <w:lang w:val="en-US" w:eastAsia="zh-CN"/>
        </w:rPr>
        <w:pPrChange w:id="39" w:author="bugs" w:date="2025-06-02T17:15:58Z">
          <w:pPr>
            <w:pStyle w:val="14"/>
            <w:keepNext w:val="0"/>
            <w:keepLines w:val="0"/>
            <w:widowControl/>
            <w:suppressLineNumbers w:val="0"/>
            <w:ind w:left="0" w:leftChars="0" w:firstLine="720" w:firstLineChars="0"/>
          </w:pPr>
        </w:pPrChange>
      </w:pPr>
      <w:r>
        <w:rPr>
          <w:rFonts w:hint="default" w:cs="Times New Roman"/>
          <w:b w:val="0"/>
          <w:bCs w:val="0"/>
          <w:kern w:val="0"/>
          <w:sz w:val="18"/>
          <w:szCs w:val="18"/>
          <w:lang w:val="en-US" w:eastAsia="zh-CN" w:bidi="ar"/>
        </w:rPr>
        <w:t>Fig 4.5</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40"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Change w:id="41" w:author="bugs" w:date="2025-06-02T17:12:08Z">
          <w:pPr>
            <w:pStyle w:val="14"/>
            <w:keepNext w:val="0"/>
            <w:keepLines w:val="0"/>
            <w:widowControl/>
            <w:suppressLineNumbers w:val="0"/>
            <w:ind w:left="0" w:leftChars="0" w:firstLine="0" w:firstLineChars="0"/>
            <w:jc w:val="center"/>
          </w:pPr>
        </w:pPrChange>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7"/>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Change w:id="42" w:author="bugs" w:date="2025-06-02T17:12:08Z">
          <w:pPr>
            <w:pStyle w:val="14"/>
            <w:keepNext w:val="0"/>
            <w:keepLines w:val="0"/>
            <w:widowControl/>
            <w:suppressLineNumbers w:val="0"/>
            <w:ind w:left="0" w:leftChars="0" w:firstLine="0" w:firstLineChars="0"/>
            <w:jc w:val="center"/>
          </w:pPr>
        </w:pPrChange>
      </w:pPr>
      <w:r>
        <w:rPr>
          <w:rFonts w:hint="default" w:cs="Times New Roman"/>
          <w:b w:val="0"/>
          <w:bCs w:val="0"/>
          <w:kern w:val="0"/>
          <w:sz w:val="18"/>
          <w:szCs w:val="18"/>
          <w:lang w:val="en-US" w:eastAsia="zh-CN" w:bidi="ar"/>
        </w:rPr>
        <w:t>Fig 4.6</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43" w:author="bugs" w:date="2025-06-02T17:12:08Z">
          <w:pPr>
            <w:pStyle w:val="14"/>
            <w:keepNext w:val="0"/>
            <w:keepLines w:val="0"/>
            <w:widowControl/>
            <w:suppressLineNumbers w:val="0"/>
            <w:ind w:left="0" w:leftChars="0" w:firstLine="720" w:firstLineChars="0"/>
            <w:jc w:val="left"/>
          </w:pPr>
        </w:pPrChange>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jc w:val="both"/>
        <w:pPrChange w:id="44"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45"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46"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47"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48"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Change w:id="49"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7"/>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Change w:id="50"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r>
        <w:rPr>
          <w:rFonts w:hint="default" w:cs="Times New Roman"/>
          <w:b w:val="0"/>
          <w:bCs w:val="0"/>
          <w:kern w:val="0"/>
          <w:sz w:val="18"/>
          <w:szCs w:val="18"/>
          <w:lang w:val="en-US" w:eastAsia="zh-CN" w:bidi="ar"/>
        </w:rPr>
        <w:t>Fig 4.7</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51"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Change w:id="52" w:author="bugs" w:date="2025-06-02T17:12:08Z">
          <w:pPr>
            <w:pStyle w:val="14"/>
            <w:keepNext w:val="0"/>
            <w:keepLines w:val="0"/>
            <w:widowControl/>
            <w:suppressLineNumbers w:val="0"/>
            <w:ind w:firstLine="720" w:firstLineChars="0"/>
          </w:pPr>
        </w:pPrChange>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53"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Change w:id="54" w:author="bugs" w:date="2025-06-02T17:12:08Z">
          <w:pPr>
            <w:pStyle w:val="14"/>
            <w:keepNext w:val="0"/>
            <w:keepLines w:val="0"/>
            <w:widowControl/>
            <w:suppressLineNumbers w:val="0"/>
          </w:pPr>
        </w:pPrChange>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55"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Change w:id="56" w:author="bugs" w:date="2025-06-02T17:12:08Z">
          <w:pPr>
            <w:pStyle w:val="14"/>
            <w:keepNext w:val="0"/>
            <w:keepLines w:val="0"/>
            <w:widowControl/>
            <w:suppressLineNumbers w:val="0"/>
            <w:ind w:firstLine="720" w:firstLineChars="0"/>
          </w:pPr>
        </w:pPrChange>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57"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Change w:id="58" w:author="bugs" w:date="2025-06-02T17:12:08Z">
          <w:pPr>
            <w:pStyle w:val="14"/>
            <w:keepNext w:val="0"/>
            <w:keepLines w:val="0"/>
            <w:widowControl/>
            <w:suppressLineNumbers w:val="0"/>
            <w:ind w:firstLine="720" w:firstLineChars="0"/>
          </w:pPr>
        </w:pPrChange>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Change w:id="59" w:author="bugs" w:date="2025-06-02T17:12:08Z">
          <w:pPr>
            <w:pStyle w:val="14"/>
            <w:keepNext w:val="0"/>
            <w:keepLines w:val="0"/>
            <w:widowControl/>
            <w:suppressLineNumbers w:val="0"/>
            <w:ind w:firstLine="720" w:firstLineChars="0"/>
          </w:pPr>
        </w:pPrChange>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Change w:id="60" w:author="bugs" w:date="2025-06-02T17:12:08Z">
          <w:pPr>
            <w:pStyle w:val="14"/>
            <w:keepNext w:val="0"/>
            <w:keepLines w:val="0"/>
            <w:widowControl/>
            <w:suppressLineNumbers w:val="0"/>
          </w:pPr>
        </w:pPrChange>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Change w:id="61" w:author="bugs" w:date="2025-06-02T17:12:08Z">
          <w:pPr>
            <w:pStyle w:val="14"/>
            <w:keepNext w:val="0"/>
            <w:keepLines w:val="0"/>
            <w:widowControl/>
            <w:suppressLineNumbers w:val="0"/>
          </w:pPr>
        </w:pPrChange>
      </w:pPr>
      <w:r>
        <w:rPr>
          <w:b/>
          <w:bCs/>
        </w:rPr>
        <w:t>Comportament pentru domenii non-țintă</w:t>
      </w:r>
    </w:p>
    <w:p>
      <w:pPr>
        <w:pStyle w:val="14"/>
        <w:keepNext w:val="0"/>
        <w:keepLines w:val="0"/>
        <w:widowControl/>
        <w:suppressLineNumbers w:val="0"/>
        <w:jc w:val="both"/>
        <w:pPrChange w:id="62" w:author="bugs" w:date="2025-06-02T17:12:08Z">
          <w:pPr>
            <w:pStyle w:val="14"/>
            <w:keepNext w:val="0"/>
            <w:keepLines w:val="0"/>
            <w:widowControl/>
            <w:suppressLineNumbers w:val="0"/>
          </w:pPr>
        </w:pPrChange>
      </w:pPr>
      <w:r>
        <w:t>Dacă domeniul cerut nu este unul din cele vizate, serverul construiește un răspuns NXDOMAIN. În acest caz:</w:t>
      </w:r>
    </w:p>
    <w:p>
      <w:pPr>
        <w:pStyle w:val="14"/>
        <w:keepNext w:val="0"/>
        <w:keepLines w:val="0"/>
        <w:widowControl/>
        <w:suppressLineNumbers w:val="0"/>
        <w:ind w:firstLine="720" w:firstLineChars="0"/>
        <w:jc w:val="both"/>
        <w:pPrChange w:id="63" w:author="bugs" w:date="2025-06-02T17:12:08Z">
          <w:pPr>
            <w:pStyle w:val="14"/>
            <w:keepNext w:val="0"/>
            <w:keepLines w:val="0"/>
            <w:widowControl/>
            <w:suppressLineNumbers w:val="0"/>
            <w:ind w:firstLine="720" w:firstLineChars="0"/>
          </w:pPr>
        </w:pPrChange>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Change w:id="64" w:author="bugs" w:date="2025-06-02T17:12:08Z">
          <w:pPr>
            <w:keepNext w:val="0"/>
            <w:keepLines w:val="0"/>
            <w:widowControl/>
            <w:suppressLineNumbers w:val="0"/>
            <w:jc w:val="left"/>
          </w:pPr>
        </w:pPrChange>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65"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66" w:author="bugs" w:date="2025-06-02T17:12:08Z">
          <w:pPr>
            <w:pStyle w:val="2"/>
            <w:keepNext w:val="0"/>
            <w:keepLines w:val="0"/>
            <w:widowControl/>
            <w:suppressLineNumbers w:val="0"/>
          </w:pPr>
        </w:pPrChange>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67"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68"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69" w:author="bugs" w:date="2025-06-02T17:12:08Z">
          <w:pPr>
            <w:pStyle w:val="3"/>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70"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71"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pPrChange w:id="72" w:author="bugs" w:date="2025-06-02T17:16:08Z">
          <w:pPr>
            <w:pStyle w:val="4"/>
            <w:keepNext w:val="0"/>
            <w:keepLines w:val="0"/>
            <w:widowControl/>
            <w:suppressLineNumbers w:val="0"/>
          </w:pPr>
        </w:pPrChange>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7"/>
        <w:keepNext w:val="0"/>
        <w:keepLines w:val="0"/>
        <w:widowControl/>
        <w:suppressLineNumbers w:val="0"/>
        <w:jc w:val="center"/>
        <w:rPr>
          <w:rFonts w:hint="default"/>
          <w:lang w:val="en-US" w:eastAsia="zh-CN"/>
        </w:rPr>
        <w:pPrChange w:id="73" w:author="bugs" w:date="2025-06-02T17:16:08Z">
          <w:pPr>
            <w:pStyle w:val="4"/>
            <w:keepNext w:val="0"/>
            <w:keepLines w:val="0"/>
            <w:widowControl/>
            <w:suppressLineNumbers w:val="0"/>
          </w:pPr>
        </w:pPrChange>
      </w:pPr>
      <w:r>
        <w:rPr>
          <w:rFonts w:hint="default" w:cs="Times New Roman"/>
          <w:b w:val="0"/>
          <w:bCs w:val="0"/>
          <w:kern w:val="0"/>
          <w:sz w:val="18"/>
          <w:szCs w:val="18"/>
          <w:lang w:val="en-US" w:eastAsia="zh-CN" w:bidi="ar"/>
        </w:rPr>
        <w:t>Fig 4.8</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7"/>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5.1. Testarea stabilitatii in timp</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erverul DNS a fost activ în permanență.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urma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nu a suferit nicio resetare automată.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tilizatorii au putut accesa interfața web pe întreaga durată a testului.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u au apărut erori fatale sau pierderi de memorie detectabile vizual (prin serial log).</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5.2. Testarea consumului de memorie si CPU</w:t>
      </w:r>
    </w:p>
    <w:p>
      <w:pPr>
        <w:pStyle w:val="14"/>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5"/>
        </w:rPr>
        <w:t>memorie globală</w:t>
      </w:r>
      <w:r>
        <w:t xml:space="preserve"> și </w:t>
      </w:r>
      <w:r>
        <w:rPr>
          <w:rStyle w:val="15"/>
        </w:rPr>
        <w:t>memorie locală pe stivă</w:t>
      </w:r>
      <w:r>
        <w:t>. Această decizie de arhitectură a fost luată pentru a asigura stabilitate pe termen lung, simplitate în managementul memoriei și un comportament predictibil în execuție.</w:t>
      </w:r>
      <w:r>
        <w:br w:type="textWrapping"/>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și ai task-urilor asociate fiecărei funcționalități, folosind funcția </w:t>
      </w:r>
      <w:r>
        <w:rPr>
          <w:rStyle w:val="11"/>
        </w:rPr>
        <w:t>esp_timer_get_time()</w:t>
      </w:r>
      <w:r>
        <w:t>, care returnează timpul în microsecunde de la pornirea sistemului. Măsurătorile au fost realizate pe mai multe cicluri de rulare, iar valorile prezentate reprezintă medii aproximative.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3 ms</w:t>
            </w:r>
          </w:p>
        </w:tc>
      </w:tr>
    </w:tbl>
    <w:p>
      <w:pPr>
        <w:pStyle w:val="14"/>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t xml:space="preserve">În cazul rutei </w:t>
      </w:r>
      <w:r>
        <w:rPr>
          <w:rStyle w:val="11"/>
        </w:rPr>
        <w:t>/scan</w:t>
      </w:r>
      <w:r>
        <w:t xml:space="preserve">, întârzierea este inevitabilă, deoarece procesul de scanare activă necesită ascultarea pe toate canalele și agregarea rezultatelor, ceea ce durează aproximativ o secundă. În cazul rutei </w:t>
      </w:r>
      <w:r>
        <w:rPr>
          <w:rStyle w:val="11"/>
        </w:rPr>
        <w:t>/attack</w:t>
      </w:r>
      <w:r>
        <w:t xml:space="preserve">, durata este stabilită de utilizator prin parametrul </w:t>
      </w:r>
      <w:r>
        <w:rPr>
          <w:rStyle w:val="11"/>
        </w:rPr>
        <w:t>timeout</w:t>
      </w:r>
      <w:r>
        <w:t>, iar ESP32 va transmite cadrele de deautentificare pe întreaga durată specificată.</w:t>
      </w:r>
    </w:p>
    <w:p>
      <w:pPr>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5.3. Testarea validarii datelor introduse de utilizator</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4"/>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5.4. Testarea comportamentului aplicației la execuții succesive și simultane</w:t>
      </w:r>
    </w:p>
    <w:p>
      <w:pPr>
        <w:pStyle w:val="14"/>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lang w:val="en-US"/>
        </w:rPr>
        <w:t xml:space="preserve">web </w:t>
      </w:r>
      <w:r>
        <w:t xml:space="preserve">(port 8000), unul DNS (port 53) și unul web clasic pentru phishing (port 80). Deși toate aceste componente rulează simultan la nivel de sistem, </w:t>
      </w:r>
      <w:r>
        <w:rPr>
          <w:rStyle w:val="15"/>
        </w:rPr>
        <w:t xml:space="preserve">serverul </w:t>
      </w:r>
      <w:r>
        <w:rPr>
          <w:rStyle w:val="15"/>
          <w:rFonts w:hint="default"/>
          <w:lang w:val="en-US"/>
        </w:rPr>
        <w:t>web</w:t>
      </w:r>
      <w:r>
        <w:rPr>
          <w:rStyle w:val="15"/>
        </w:rPr>
        <w:t xml:space="preserve"> este implementat în mod single-threaded</w:t>
      </w:r>
      <w:r>
        <w:t>, ceea ce înseamnă că gestionează cererile pe rând, într-o buclă principală de procesare.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succesive</w:t>
      </w:r>
    </w:p>
    <w:p>
      <w:pPr>
        <w:pStyle w:val="14"/>
        <w:keepNext w:val="0"/>
        <w:keepLines w:val="0"/>
        <w:widowControl/>
        <w:suppressLineNumbers w:val="0"/>
      </w:pPr>
      <w:r>
        <w:t>Testarea execuțiilor repetate a implicat rularea în buclă a principalelor funcții ale aplicației, cu apeluri repetate la intervale scurte:</w:t>
      </w:r>
    </w:p>
    <w:p>
      <w:pPr>
        <w:pStyle w:val="14"/>
        <w:keepNext w:val="0"/>
        <w:keepLines w:val="0"/>
        <w:widowControl/>
        <w:suppressLineNumbers w:val="0"/>
        <w:ind w:firstLine="720" w:firstLineChars="0"/>
      </w:pPr>
      <w:r>
        <w:rPr>
          <w:rFonts w:hint="default"/>
          <w:lang w:val="en-US"/>
        </w:rPr>
        <w:t>- r</w:t>
      </w:r>
      <w:r>
        <w:t xml:space="preserve">utele </w:t>
      </w:r>
      <w:r>
        <w:rPr>
          <w:rStyle w:val="11"/>
        </w:rPr>
        <w:t>/scan</w:t>
      </w:r>
      <w:r>
        <w:t xml:space="preserve">, </w:t>
      </w:r>
      <w:r>
        <w:rPr>
          <w:rStyle w:val="11"/>
        </w:rPr>
        <w:t>/flood</w:t>
      </w:r>
      <w:r>
        <w:t xml:space="preserve">, </w:t>
      </w:r>
      <w:r>
        <w:rPr>
          <w:rStyle w:val="11"/>
        </w:rPr>
        <w:t>/flood/stop</w:t>
      </w:r>
      <w:r>
        <w:t xml:space="preserve"> și </w:t>
      </w:r>
      <w:r>
        <w:rPr>
          <w:rStyle w:val="11"/>
        </w:rPr>
        <w:t>/attack</w:t>
      </w:r>
      <w:r>
        <w:t xml:space="preserve"> au fost apelate secvențial timp de 15 minute;</w:t>
      </w:r>
      <w:r>
        <w:br w:type="textWrapping"/>
      </w:r>
      <w:r>
        <w:rPr>
          <w:rFonts w:hint="default"/>
          <w:lang w:val="en-US"/>
        </w:rPr>
        <w:tab/>
      </w:r>
      <w:r>
        <w:rPr>
          <w:rFonts w:hint="default"/>
          <w:lang w:val="en-US"/>
        </w:rPr>
        <w:t>- f</w:t>
      </w:r>
      <w:r>
        <w:t>iecare execuție a fost urmată de o verificare a funcționării altor componente (DNS, phishing);</w:t>
      </w:r>
      <w:r>
        <w:br w:type="textWrapping"/>
      </w:r>
      <w:r>
        <w:rPr>
          <w:rFonts w:hint="default"/>
          <w:lang w:val="en-US"/>
        </w:rPr>
        <w:tab/>
      </w:r>
      <w:r>
        <w:rPr>
          <w:rFonts w:hint="default"/>
          <w:lang w:val="en-US"/>
        </w:rPr>
        <w:t>- c</w:t>
      </w:r>
      <w:r>
        <w:t>ontextul rețelei Wi-Fi a fost resetat și reinițializat după fiecare scanare sau atac.</w:t>
      </w:r>
    </w:p>
    <w:p>
      <w:pPr>
        <w:pStyle w:val="14"/>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simultane simulate</w:t>
      </w:r>
    </w:p>
    <w:p>
      <w:pPr>
        <w:pStyle w:val="14"/>
        <w:keepNext w:val="0"/>
        <w:keepLines w:val="0"/>
        <w:widowControl/>
        <w:suppressLineNumbers w:val="0"/>
      </w:pPr>
      <w:r>
        <w:t>Deși serverul este single-threaded, testarea a inclus scenarii în care mai mulți utilizatori au trimis cereri aproape simultan, fie de pe dispozitive diferite, fie din file multiple ale aceluiași browser. Exemple de teste:</w:t>
      </w:r>
    </w:p>
    <w:p>
      <w:pPr>
        <w:pStyle w:val="14"/>
        <w:keepNext w:val="0"/>
        <w:keepLines w:val="0"/>
        <w:widowControl/>
        <w:suppressLineNumbers w:val="0"/>
        <w:ind w:firstLine="720" w:firstLineChars="0"/>
      </w:pPr>
      <w:r>
        <w:rPr>
          <w:rFonts w:hint="default"/>
          <w:lang w:val="en-US"/>
        </w:rPr>
        <w:t>- u</w:t>
      </w:r>
      <w:r>
        <w:t>n utilizator activează /flood, în timp ce altul deschide pagina HTML de control;</w:t>
      </w:r>
      <w:r>
        <w:br w:type="textWrapping"/>
      </w:r>
      <w:r>
        <w:rPr>
          <w:rFonts w:hint="default"/>
          <w:lang w:val="en-US"/>
        </w:rPr>
        <w:tab/>
      </w:r>
      <w:r>
        <w:rPr>
          <w:rFonts w:hint="default"/>
          <w:lang w:val="en-US"/>
        </w:rPr>
        <w:t xml:space="preserve">- </w:t>
      </w:r>
      <w:r>
        <w:t>/scan este apelat imediat după începerea unui /attack;</w:t>
      </w:r>
      <w:r>
        <w:br w:type="textWrapping"/>
      </w:r>
      <w:r>
        <w:rPr>
          <w:rFonts w:hint="default"/>
          <w:lang w:val="en-US"/>
        </w:rPr>
        <w:tab/>
      </w:r>
      <w:r>
        <w:rPr>
          <w:rFonts w:hint="default"/>
          <w:lang w:val="en-US"/>
        </w:rPr>
        <w:t>- u</w:t>
      </w:r>
      <w:r>
        <w:t>n client trimite date în formularul de phishing, în timp ce altul accesează logurile.</w:t>
      </w:r>
    </w:p>
    <w:p>
      <w:pPr>
        <w:pStyle w:val="14"/>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4"/>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r>
      <w:r>
        <w:rPr>
          <w:rFonts w:hint="default"/>
          <w:lang w:val="en-US"/>
        </w:rPr>
        <w:t xml:space="preserve">- </w:t>
      </w:r>
      <w:r>
        <w:t>nu există acces concurent la resursele globale partajate;</w:t>
      </w:r>
      <w:r>
        <w:br w:type="textWrapping"/>
      </w:r>
      <w:r>
        <w:rPr>
          <w:rFonts w:hint="default"/>
          <w:lang w:val="en-US"/>
        </w:rPr>
        <w:tab/>
      </w:r>
      <w:r>
        <w:rPr>
          <w:rFonts w:hint="default"/>
          <w:lang w:val="en-US"/>
        </w:rPr>
        <w:t xml:space="preserve">- </w:t>
      </w:r>
      <w:r>
        <w:t>buffer-ele de răspuns și variabilele sunt fie locale, fie gestionate în mod exclusiv de contextul fiecărei cereri.</w:t>
      </w:r>
    </w:p>
    <w:p>
      <w:pPr>
        <w:pStyle w:val="14"/>
        <w:keepNext w:val="0"/>
        <w:keepLines w:val="0"/>
        <w:widowControl/>
        <w:suppressLineNumbers w:val="0"/>
      </w:pPr>
      <w: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5.4.  </w:t>
      </w:r>
      <w:r>
        <w:rPr>
          <w:rFonts w:hint="default" w:ascii="Times New Roman" w:hAnsi="Times New Roman" w:eastAsia="SimSun" w:cs="Times New Roman"/>
          <w:b/>
          <w:bCs/>
          <w:kern w:val="0"/>
          <w:sz w:val="24"/>
          <w:szCs w:val="24"/>
          <w:lang w:val="en-US" w:eastAsia="zh-CN" w:bidi="ar"/>
        </w:rPr>
        <w:t>Testarea adaptării interfeței web la variații de densitate grafică și dispozitive</w:t>
      </w:r>
    </w:p>
    <w:p>
      <w:pPr>
        <w:pStyle w:val="14"/>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4"/>
        <w:keepNext w:val="0"/>
        <w:keepLines w:val="0"/>
        <w:widowControl/>
        <w:suppressLineNumbers w:val="0"/>
      </w:pPr>
      <w:r>
        <w:t>Testele au fost efectuate folosind două platforme principale:</w:t>
      </w:r>
    </w:p>
    <w:p>
      <w:pPr>
        <w:pStyle w:val="14"/>
        <w:keepNext w:val="0"/>
        <w:keepLines w:val="0"/>
        <w:widowControl/>
        <w:suppressLineNumbers w:val="0"/>
        <w:ind w:left="720"/>
      </w:pPr>
      <w:r>
        <w:rPr>
          <w:rStyle w:val="15"/>
          <w:rFonts w:hint="default"/>
          <w:b w:val="0"/>
          <w:bCs w:val="0"/>
          <w:lang w:val="en-US"/>
        </w:rPr>
        <w:t xml:space="preserve">- </w:t>
      </w:r>
      <w:r>
        <w:rPr>
          <w:rStyle w:val="15"/>
          <w:rFonts w:hint="default"/>
          <w:b w:val="0"/>
          <w:bCs w:val="0"/>
          <w:i w:val="0"/>
          <w:iCs w:val="0"/>
          <w:lang w:val="en-US"/>
        </w:rPr>
        <w:t>S</w:t>
      </w:r>
      <w:r>
        <w:rPr>
          <w:rStyle w:val="15"/>
          <w:b w:val="0"/>
          <w:bCs w:val="0"/>
          <w:i w:val="0"/>
          <w:iCs w:val="0"/>
        </w:rPr>
        <w:t>martphone Samsung S24 Ultra</w:t>
      </w:r>
      <w:r>
        <w:t>, cu ecran de înaltă rezoluție și densitate mare (~500+ PPI);</w:t>
      </w:r>
      <w:r>
        <w:br w:type="textWrapping"/>
      </w:r>
      <w:r>
        <w:rPr>
          <w:rFonts w:hint="default"/>
          <w:lang w:val="en-US"/>
        </w:rPr>
        <w:t xml:space="preserve">- </w:t>
      </w:r>
      <w:r>
        <w:rPr>
          <w:rStyle w:val="15"/>
          <w:b w:val="0"/>
          <w:bCs w:val="0"/>
          <w:i w:val="0"/>
          <w:iCs w:val="0"/>
        </w:rPr>
        <w:t>PC Desktop</w:t>
      </w:r>
      <w:r>
        <w:t>, cu Windows 11, folosind browserele Microsoft Edge</w:t>
      </w:r>
      <w:r>
        <w:rPr>
          <w:rFonts w:hint="default"/>
          <w:lang w:val="en-US"/>
        </w:rPr>
        <w:t>,</w:t>
      </w:r>
      <w:r>
        <w:t xml:space="preserve"> Mozilla Firefox</w:t>
      </w:r>
      <w:r>
        <w:rPr>
          <w:rFonts w:hint="default"/>
          <w:lang w:val="en-US"/>
        </w:rPr>
        <w:t xml:space="preserve"> si Google Chrome</w:t>
      </w:r>
      <w:r>
        <w:t>, pe un monitor Full HD (1920x1080 px).</w:t>
      </w:r>
    </w:p>
    <w:p>
      <w:pPr>
        <w:pStyle w:val="14"/>
        <w:keepNext w:val="0"/>
        <w:keepLines w:val="0"/>
        <w:widowControl/>
        <w:suppressLineNumbers w:val="0"/>
      </w:pPr>
      <w:r>
        <w:t>Interfața web a fost testată accesând ESP32 ca punct de acces direct, fără conexiune la internet, folosind adresa IP locală 192.168.</w:t>
      </w:r>
      <w:r>
        <w:rPr>
          <w:rFonts w:hint="default"/>
          <w:lang w:val="en-US"/>
        </w:rPr>
        <w:t>10</w:t>
      </w:r>
      <w:r>
        <w:t>.1.</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74" w:author="robert" w:date="2025-06-02T17:27:54Z"/>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right="0" w:rightChars="0"/>
        <w:jc w:val="both"/>
        <w:rPr>
          <w:rFonts w:hint="default" w:ascii="Times New Roman" w:hAnsi="Times New Roman" w:eastAsia="SimSun" w:cs="Times New Roman"/>
          <w:b w:val="0"/>
          <w:bCs w:val="0"/>
          <w:kern w:val="0"/>
          <w:sz w:val="24"/>
          <w:szCs w:val="24"/>
          <w:lang w:val="en-US" w:eastAsia="zh-CN" w:bidi="ar"/>
        </w:rPr>
      </w:pPr>
      <w:r>
        <w:rPr>
          <w:b/>
          <w:bCs/>
        </w:rPr>
        <w:t>Discuţii şi concluzii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75" w:author="robert" w:date="2025-06-02T17:27:59Z"/>
          <w:rFonts w:hint="default" w:cs="Times New Roman"/>
          <w:b/>
          <w:bCs/>
          <w:kern w:val="0"/>
          <w:sz w:val="24"/>
          <w:szCs w:val="24"/>
          <w:lang w:val="en-US" w:eastAsia="zh-CN" w:bidi="ar"/>
        </w:rPr>
      </w:pPr>
      <w:bookmarkStart w:id="0" w:name="_GoBack"/>
      <w:bookmarkEnd w:id="0"/>
    </w:p>
    <w:p>
      <w:pPr>
        <w:pStyle w:val="14"/>
        <w:keepNext w:val="0"/>
        <w:keepLines w:val="0"/>
        <w:widowControl/>
        <w:numPr>
          <w:ilvl w:val="0"/>
          <w:numId w:val="0"/>
        </w:numPr>
        <w:suppressLineNumbers w:val="0"/>
        <w:spacing w:before="0" w:beforeAutospacing="0" w:after="0" w:afterAutospacing="0"/>
        <w:ind w:right="0" w:rightChars="0"/>
        <w:jc w:val="both"/>
        <w:rPr>
          <w:ins w:id="76" w:author="robert" w:date="2025-06-02T17:28:29Z"/>
          <w:rFonts w:hint="default" w:cs="Times New Roman"/>
          <w:b w:val="0"/>
          <w:bCs w:val="0"/>
          <w:kern w:val="0"/>
          <w:sz w:val="24"/>
          <w:szCs w:val="24"/>
          <w:lang w:val="en-US" w:eastAsia="zh-CN" w:bidi="ar"/>
        </w:rPr>
      </w:pPr>
    </w:p>
    <w:p>
      <w:pPr>
        <w:numPr>
          <w:ilvl w:val="0"/>
          <w:numId w:val="1"/>
        </w:numPr>
        <w:ind w:left="2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jc w:val="both"/>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lang w:val="en-US"/>
        </w:rPr>
      </w:pPr>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Calibri Light">
    <w:altName w:val="Arial"/>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35DDFE11"/>
    <w:rsid w:val="3FEFAC2C"/>
    <w:rsid w:val="4BFA1E10"/>
    <w:rsid w:val="569552B3"/>
    <w:rsid w:val="5FF8A0FF"/>
    <w:rsid w:val="6FEE0EAD"/>
    <w:rsid w:val="6FEE8AE2"/>
    <w:rsid w:val="75CF2F5F"/>
    <w:rsid w:val="76A80199"/>
    <w:rsid w:val="77EFE0E8"/>
    <w:rsid w:val="7C6E88E6"/>
    <w:rsid w:val="7FDD3F3F"/>
    <w:rsid w:val="88BF43F6"/>
    <w:rsid w:val="B77BE3C4"/>
    <w:rsid w:val="B7DF7447"/>
    <w:rsid w:val="B8BC9E7C"/>
    <w:rsid w:val="BABEB545"/>
    <w:rsid w:val="BDF24A3C"/>
    <w:rsid w:val="CF6C8768"/>
    <w:rsid w:val="DDFF259F"/>
    <w:rsid w:val="DEEF7E31"/>
    <w:rsid w:val="DFFB6C14"/>
    <w:rsid w:val="E3EFB915"/>
    <w:rsid w:val="EC772FBA"/>
    <w:rsid w:val="EE7AC619"/>
    <w:rsid w:val="EFA9D2F8"/>
    <w:rsid w:val="FB6504D9"/>
    <w:rsid w:val="FBB9B1C3"/>
    <w:rsid w:val="FBF314FC"/>
    <w:rsid w:val="FCFF76C1"/>
    <w:rsid w:val="FEEF0E8B"/>
    <w:rsid w:val="FF79158F"/>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table" w:styleId="16">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2025-05-21T18:49:00Z</dcterms:created>
  <dc:creator>robert</dc:creator>
  <cp:lastModifiedBy>robert</cp:lastModifiedBy>
  <dcterms:modified xsi:type="dcterms:W3CDTF">2025-06-05T19:26:02Z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