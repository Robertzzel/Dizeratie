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35"/>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w:t>
      </w:r>
      <w:r>
        <w:rPr>
          <w:rFonts w:hint="default" w:ascii="Times New Roman" w:hAnsi="Times New Roman" w:eastAsia="Times New Roman" w:cs="Times New Roman"/>
          <w:bCs/>
          <w:sz w:val="28"/>
          <w:szCs w:val="28"/>
          <w:lang w:val="en-US"/>
        </w:rPr>
        <w:t xml:space="preserve"> </w:t>
      </w:r>
      <w:r>
        <w:rPr>
          <w:rFonts w:ascii="Times New Roman" w:hAnsi="Times New Roman" w:eastAsia="Times New Roman" w:cs="Times New Roman"/>
          <w:bCs/>
          <w:sz w:val="28"/>
          <w:szCs w:val="28"/>
        </w:rPr>
        <w: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hint="default" w:ascii="Times New Roman" w:hAnsi="Times New Roman" w:eastAsia="Times New Roman" w:cs="Times New Roman"/>
          <w:bCs/>
          <w:sz w:val="32"/>
          <w:szCs w:val="32"/>
          <w:lang w:val="en-US"/>
        </w:rPr>
      </w:pPr>
      <w:r>
        <w:rPr>
          <w:rFonts w:ascii="Times New Roman" w:hAnsi="Times New Roman" w:eastAsia="Times New Roman" w:cs="Times New Roman"/>
          <w:bCs/>
          <w:sz w:val="32"/>
          <w:szCs w:val="32"/>
        </w:rPr>
        <w:t>Iași, 202</w:t>
      </w:r>
      <w:r>
        <w:rPr>
          <w:rFonts w:hint="default" w:ascii="Times New Roman" w:hAnsi="Times New Roman" w:eastAsia="Times New Roman" w:cs="Times New Roman"/>
          <w:bCs/>
          <w:sz w:val="32"/>
          <w:szCs w:val="32"/>
          <w:lang w:val="en-US"/>
        </w:rPr>
        <w:t>5</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0" distB="0" distL="0" distR="0">
            <wp:extent cx="5943600" cy="8582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8582025"/>
                    </a:xfrm>
                    <a:prstGeom prst="rect">
                      <a:avLst/>
                    </a:prstGeom>
                    <a:noFill/>
                    <a:ln>
                      <a:noFill/>
                    </a:ln>
                  </pic:spPr>
                </pic:pic>
              </a:graphicData>
            </a:graphic>
          </wp:inline>
        </w:drawing>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sdt>
      <w:sdtPr>
        <w:rPr>
          <w:rFonts w:ascii="Times New Roman" w:hAnsi="Times New Roman" w:eastAsia="Arial" w:cs="Times New Roman"/>
          <w:color w:val="auto"/>
          <w:sz w:val="22"/>
          <w:szCs w:val="22"/>
          <w:lang w:val="ro"/>
        </w:rPr>
        <w:id w:val="-1"/>
        <w:docPartObj>
          <w:docPartGallery w:val="Table of Contents"/>
          <w:docPartUnique/>
        </w:docPartObj>
      </w:sdtPr>
      <w:sdtEndPr>
        <w:rPr>
          <w:rFonts w:ascii="Times New Roman" w:hAnsi="Times New Roman" w:eastAsia="Arial" w:cs="Times New Roman"/>
          <w:b/>
          <w:bCs/>
          <w:color w:val="auto"/>
          <w:sz w:val="22"/>
          <w:szCs w:val="22"/>
          <w:lang w:val="ro"/>
        </w:rPr>
      </w:sdtEndPr>
      <w:sdtContent>
        <w:p>
          <w:pPr>
            <w:pStyle w:val="33"/>
            <w:rPr>
              <w:rFonts w:ascii="Times New Roman" w:hAnsi="Times New Roman" w:cs="Times New Roman"/>
            </w:rPr>
          </w:pPr>
          <w:r>
            <w:rPr>
              <w:rFonts w:ascii="Times New Roman" w:hAnsi="Times New Roman" w:cs="Times New Roman"/>
            </w:rPr>
            <w:t>Cuprins</w:t>
          </w:r>
        </w:p>
        <w:p/>
        <w:p>
          <w:pPr>
            <w:pStyle w:val="20"/>
            <w:tabs>
              <w:tab w:val="right" w:leader="dot" w:pos="9357"/>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_Toc1944615250 </w:instrText>
          </w:r>
          <w:r>
            <w:rPr>
              <w:rFonts w:ascii="Times New Roman" w:hAnsi="Times New Roman" w:cs="Times New Roman"/>
            </w:rPr>
            <w:fldChar w:fldCharType="separate"/>
          </w:r>
          <w:r>
            <w:rPr>
              <w:rFonts w:ascii="Times New Roman" w:hAnsi="Times New Roman" w:cs="Times New Roman"/>
            </w:rPr>
            <w:t>1. Introducere</w:t>
          </w:r>
          <w:r>
            <w:tab/>
          </w:r>
          <w:r>
            <w:fldChar w:fldCharType="begin"/>
          </w:r>
          <w:r>
            <w:instrText xml:space="preserve"> PAGEREF _Toc1944615250 \h </w:instrText>
          </w:r>
          <w:r>
            <w:fldChar w:fldCharType="separate"/>
          </w:r>
          <w:r>
            <w:t>1</w:t>
          </w:r>
          <w:r>
            <w:fldChar w:fldCharType="end"/>
          </w:r>
          <w:r>
            <w:rPr>
              <w:rFonts w:ascii="Times New Roman" w:hAnsi="Times New Roman" w:cs="Times New Roman"/>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_Toc1427846523 </w:instrText>
          </w:r>
          <w:r>
            <w:rPr>
              <w:rFonts w:ascii="Times New Roman" w:hAnsi="Times New Roman" w:cs="Times New Roman"/>
              <w:bCs/>
            </w:rPr>
            <w:fldChar w:fldCharType="separate"/>
          </w:r>
          <w:r>
            <w:rPr>
              <w:rFonts w:ascii="Times New Roman" w:hAnsi="Times New Roman" w:cs="Times New Roman"/>
            </w:rPr>
            <w:t>2. Documentarea problemei</w:t>
          </w:r>
          <w:r>
            <w:tab/>
          </w:r>
          <w:r>
            <w:fldChar w:fldCharType="begin"/>
          </w:r>
          <w:r>
            <w:instrText xml:space="preserve"> PAGEREF _Toc1427846523 \h </w:instrText>
          </w:r>
          <w:r>
            <w:fldChar w:fldCharType="separate"/>
          </w:r>
          <w:r>
            <w:t>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_Toc121695509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 Aplicatii software și hardware pentru testarea securității Wi-Fi</w:t>
          </w:r>
          <w:r>
            <w:tab/>
          </w:r>
          <w:r>
            <w:fldChar w:fldCharType="begin"/>
          </w:r>
          <w:r>
            <w:instrText xml:space="preserve"> PAGEREF _Toc121695509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_Toc1673427823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2.1.1 Aircrack-ng</w:t>
          </w:r>
          <w:r>
            <w:tab/>
          </w:r>
          <w:r>
            <w:fldChar w:fldCharType="begin"/>
          </w:r>
          <w:r>
            <w:instrText xml:space="preserve"> PAGEREF _Toc1673427823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_Toc1611858185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2.1.2 Wireshark</w:t>
          </w:r>
          <w:r>
            <w:tab/>
          </w:r>
          <w:r>
            <w:fldChar w:fldCharType="begin"/>
          </w:r>
          <w:r>
            <w:instrText xml:space="preserve"> PAGEREF _Toc1611858185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_Toc67678576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2.1.3 Wifite</w:t>
          </w:r>
          <w:r>
            <w:tab/>
          </w:r>
          <w:r>
            <w:fldChar w:fldCharType="begin"/>
          </w:r>
          <w:r>
            <w:instrText xml:space="preserve"> PAGEREF _Toc67678576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_Toc2041612538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2.1.4 ESP8266 Deauther</w:t>
          </w:r>
          <w:r>
            <w:tab/>
          </w:r>
          <w:r>
            <w:fldChar w:fldCharType="begin"/>
          </w:r>
          <w:r>
            <w:instrText xml:space="preserve"> PAGEREF _Toc2041612538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_Toc971116648 </w:instrText>
          </w:r>
          <w:r>
            <w:rPr>
              <w:rFonts w:ascii="Times New Roman" w:hAnsi="Times New Roman" w:cs="Times New Roman"/>
              <w:bCs/>
            </w:rPr>
            <w:fldChar w:fldCharType="separate"/>
          </w:r>
          <w:r>
            <w:rPr>
              <w:rFonts w:hint="default" w:ascii="Times New Roman" w:hAnsi="Times New Roman" w:cs="Times New Roman"/>
              <w:szCs w:val="24"/>
              <w:lang w:val="en-US" w:eastAsia="zh-CN"/>
            </w:rPr>
            <w:t>2.1.5 Alte soluții</w:t>
          </w:r>
          <w:r>
            <w:tab/>
          </w:r>
          <w:r>
            <w:fldChar w:fldCharType="begin"/>
          </w:r>
          <w:r>
            <w:instrText xml:space="preserve"> PAGEREF _Toc971116648 \h </w:instrText>
          </w:r>
          <w:r>
            <w:fldChar w:fldCharType="separate"/>
          </w:r>
          <w:r>
            <w:t>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_Toc535493884 </w:instrText>
          </w:r>
          <w:r>
            <w:rPr>
              <w:rFonts w:ascii="Times New Roman" w:hAnsi="Times New Roman" w:cs="Times New Roman"/>
              <w:bCs/>
            </w:rPr>
            <w:fldChar w:fldCharType="separate"/>
          </w:r>
          <w:r>
            <w:rPr>
              <w:rFonts w:hint="default" w:ascii="Times New Roman" w:hAnsi="Times New Roman" w:cs="Times New Roman"/>
              <w:szCs w:val="24"/>
              <w:lang w:val="en-US" w:eastAsia="zh-CN"/>
            </w:rPr>
            <w:t>2.2 Poziționarea proiectului actual</w:t>
          </w:r>
          <w:r>
            <w:tab/>
          </w:r>
          <w:r>
            <w:fldChar w:fldCharType="begin"/>
          </w:r>
          <w:r>
            <w:instrText xml:space="preserve"> PAGEREF _Toc535493884 \h </w:instrText>
          </w:r>
          <w:r>
            <w:fldChar w:fldCharType="separate"/>
          </w:r>
          <w:r>
            <w:t>3</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_Toc151848573 </w:instrText>
          </w:r>
          <w:r>
            <w:rPr>
              <w:rFonts w:ascii="Times New Roman" w:hAnsi="Times New Roman" w:cs="Times New Roman"/>
              <w:bCs/>
            </w:rPr>
            <w:fldChar w:fldCharType="separate"/>
          </w:r>
          <w:r>
            <w:t>3. Abordare teoretică</w:t>
          </w:r>
          <w:r>
            <w:tab/>
          </w:r>
          <w:r>
            <w:fldChar w:fldCharType="begin"/>
          </w:r>
          <w:r>
            <w:instrText xml:space="preserve"> PAGEREF _Toc151848573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_Toc741895805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3.1 Utilizarea aplicatiei</w:t>
          </w:r>
          <w:r>
            <w:tab/>
          </w:r>
          <w:r>
            <w:fldChar w:fldCharType="begin"/>
          </w:r>
          <w:r>
            <w:instrText xml:space="preserve"> PAGEREF _Toc741895805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_Toc772259354 </w:instrText>
          </w:r>
          <w:r>
            <w:rPr>
              <w:rFonts w:ascii="Times New Roman" w:hAnsi="Times New Roman" w:cs="Times New Roman"/>
              <w:bCs/>
            </w:rPr>
            <w:fldChar w:fldCharType="separate"/>
          </w:r>
          <w:r>
            <w:rPr>
              <w:rFonts w:hint="default" w:ascii="Times New Roman" w:hAnsi="Times New Roman" w:cs="Times New Roman"/>
              <w:szCs w:val="24"/>
              <w:lang w:val="en-US" w:eastAsia="zh-CN"/>
            </w:rPr>
            <w:t>3.2 Scenarii de Utilizare</w:t>
          </w:r>
          <w:r>
            <w:tab/>
          </w:r>
          <w:r>
            <w:fldChar w:fldCharType="begin"/>
          </w:r>
          <w:r>
            <w:instrText xml:space="preserve"> PAGEREF _Toc772259354 \h </w:instrText>
          </w:r>
          <w:r>
            <w:fldChar w:fldCharType="separate"/>
          </w:r>
          <w:r>
            <w:t>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_Toc2001205536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 xml:space="preserve">3.2.1 </w:t>
          </w:r>
          <w:r>
            <w:rPr>
              <w:rFonts w:hint="default" w:ascii="Times New Roman" w:hAnsi="Times New Roman" w:eastAsia="SimSun" w:cs="Times New Roman"/>
              <w:bCs/>
              <w:kern w:val="0"/>
              <w:szCs w:val="24"/>
              <w:lang w:val="en-US" w:eastAsia="zh-CN" w:bidi="ar"/>
            </w:rPr>
            <w:t>Utilizator neconectat la ESP32</w:t>
          </w:r>
          <w:r>
            <w:tab/>
          </w:r>
          <w:r>
            <w:fldChar w:fldCharType="begin"/>
          </w:r>
          <w:r>
            <w:instrText xml:space="preserve"> PAGEREF _Toc2001205536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_Toc772193060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3.2.2 Utilizator conectat la ESP32 fără a accesa pagina web</w:t>
          </w:r>
          <w:r>
            <w:tab/>
          </w:r>
          <w:r>
            <w:fldChar w:fldCharType="begin"/>
          </w:r>
          <w:r>
            <w:instrText xml:space="preserve"> PAGEREF _Toc772193060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_Toc51112519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3.2.3 Utilizator accesează pagina web ESP32</w:t>
          </w:r>
          <w:r>
            <w:tab/>
          </w:r>
          <w:r>
            <w:fldChar w:fldCharType="begin"/>
          </w:r>
          <w:r>
            <w:instrText xml:space="preserve"> PAGEREF _Toc51112519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_Toc1157114441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3.2.4 Activarea și oprirea atacului AP Flood</w:t>
          </w:r>
          <w:r>
            <w:tab/>
          </w:r>
          <w:r>
            <w:fldChar w:fldCharType="begin"/>
          </w:r>
          <w:r>
            <w:instrText xml:space="preserve"> PAGEREF _Toc1157114441 \h </w:instrText>
          </w:r>
          <w:r>
            <w:fldChar w:fldCharType="separate"/>
          </w:r>
          <w:r>
            <w:t>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_Toc1274437253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3.2.5 Scanarea AP-urilor și atacul de tip Deauthentication</w:t>
          </w:r>
          <w:r>
            <w:tab/>
          </w:r>
          <w:r>
            <w:fldChar w:fldCharType="begin"/>
          </w:r>
          <w:r>
            <w:instrText xml:space="preserve"> PAGEREF _Toc1274437253 \h </w:instrText>
          </w:r>
          <w:r>
            <w:fldChar w:fldCharType="separate"/>
          </w:r>
          <w:r>
            <w:t>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_Toc468521647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3.2.6 Afisarea credentialelor</w:t>
          </w:r>
          <w:r>
            <w:tab/>
          </w:r>
          <w:r>
            <w:fldChar w:fldCharType="begin"/>
          </w:r>
          <w:r>
            <w:instrText xml:space="preserve"> PAGEREF _Toc468521647 \h </w:instrText>
          </w:r>
          <w:r>
            <w:fldChar w:fldCharType="separate"/>
          </w:r>
          <w:r>
            <w:t>9</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_Toc294874427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3.2.7 Victimă conectată la ESP32 și redirecționată prin DNS Hijacking</w:t>
          </w:r>
          <w:r>
            <w:tab/>
          </w:r>
          <w:r>
            <w:fldChar w:fldCharType="begin"/>
          </w:r>
          <w:r>
            <w:instrText xml:space="preserve"> PAGEREF _Toc294874427 \h </w:instrText>
          </w:r>
          <w:r>
            <w:fldChar w:fldCharType="separate"/>
          </w:r>
          <w:r>
            <w:t>10</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_Toc1545617136 </w:instrText>
          </w:r>
          <w:r>
            <w:rPr>
              <w:rFonts w:ascii="Times New Roman" w:hAnsi="Times New Roman" w:cs="Times New Roman"/>
              <w:bCs/>
            </w:rPr>
            <w:fldChar w:fldCharType="separate"/>
          </w:r>
          <w:r>
            <w:rPr>
              <w:rFonts w:ascii="Times New Roman" w:hAnsi="Times New Roman" w:cs="Times New Roman"/>
            </w:rPr>
            <w:t>4. Metode folosite</w:t>
          </w:r>
          <w:r>
            <w:tab/>
          </w:r>
          <w:r>
            <w:fldChar w:fldCharType="begin"/>
          </w:r>
          <w:r>
            <w:instrText xml:space="preserve"> PAGEREF _Toc1545617136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_Toc465129002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 Cum funcționează AP-urile și cum trimit ele mesaje către dispozitive</w:t>
          </w:r>
          <w:r>
            <w:tab/>
          </w:r>
          <w:r>
            <w:fldChar w:fldCharType="begin"/>
          </w:r>
          <w:r>
            <w:instrText xml:space="preserve"> PAGEREF _Toc465129002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_Toc512241659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4.2. Management frames</w:t>
          </w:r>
          <w:r>
            <w:tab/>
          </w:r>
          <w:r>
            <w:fldChar w:fldCharType="begin"/>
          </w:r>
          <w:r>
            <w:instrText xml:space="preserve"> PAGEREF _Toc512241659 \h </w:instrText>
          </w:r>
          <w:r>
            <w:fldChar w:fldCharType="separate"/>
          </w:r>
          <w:r>
            <w:t>12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_Toc1122086697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4.3. Beacon frames</w:t>
          </w:r>
          <w:r>
            <w:tab/>
          </w:r>
          <w:r>
            <w:fldChar w:fldCharType="begin"/>
          </w:r>
          <w:r>
            <w:instrText xml:space="preserve"> PAGEREF _Toc1122086697 \h </w:instrText>
          </w:r>
          <w:r>
            <w:fldChar w:fldCharType="separate"/>
          </w:r>
          <w:r>
            <w:t>13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_Toc1600382479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 AP Flood prin beacon-uri</w:t>
          </w:r>
          <w:r>
            <w:tab/>
          </w:r>
          <w:r>
            <w:fldChar w:fldCharType="begin"/>
          </w:r>
          <w:r>
            <w:instrText xml:space="preserve"> PAGEREF _Toc1600382479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_Toc972719664 </w:instrText>
          </w:r>
          <w:r>
            <w:rPr>
              <w:rFonts w:ascii="Times New Roman" w:hAnsi="Times New Roman" w:cs="Times New Roman"/>
              <w:bCs/>
            </w:rPr>
            <w:fldChar w:fldCharType="separate"/>
          </w:r>
          <w:r>
            <w:rPr>
              <w:rFonts w:hint="default" w:ascii="Times New Roman" w:hAnsi="Times New Roman" w:cs="Times New Roman"/>
              <w:szCs w:val="24"/>
              <w:lang w:val="en-US" w:eastAsia="zh-CN"/>
            </w:rPr>
            <w:t>4.4.1 Realizarea in practica</w:t>
          </w:r>
          <w:r>
            <w:tab/>
          </w:r>
          <w:r>
            <w:fldChar w:fldCharType="begin"/>
          </w:r>
          <w:r>
            <w:instrText xml:space="preserve"> PAGEREF _Toc972719664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_Toc892480671 </w:instrText>
          </w:r>
          <w:r>
            <w:rPr>
              <w:rFonts w:ascii="Times New Roman" w:hAnsi="Times New Roman" w:cs="Times New Roman"/>
              <w:bCs/>
            </w:rPr>
            <w:fldChar w:fldCharType="separate"/>
          </w:r>
          <w:r>
            <w:rPr>
              <w:rFonts w:hint="default" w:ascii="Times New Roman" w:hAnsi="Times New Roman" w:cs="Times New Roman"/>
              <w:szCs w:val="24"/>
              <w:lang w:val="en-US" w:eastAsia="zh-CN"/>
            </w:rPr>
            <w:t>4.4.2 Structura funcțională a atacului în proiect</w:t>
          </w:r>
          <w:r>
            <w:tab/>
          </w:r>
          <w:r>
            <w:fldChar w:fldCharType="begin"/>
          </w:r>
          <w:r>
            <w:instrText xml:space="preserve"> PAGEREF _Toc892480671 \h </w:instrText>
          </w:r>
          <w:r>
            <w:fldChar w:fldCharType="separate"/>
          </w:r>
          <w:r>
            <w:t>15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_Toc1904918531 </w:instrText>
          </w:r>
          <w:r>
            <w:rPr>
              <w:rFonts w:ascii="Times New Roman" w:hAnsi="Times New Roman" w:cs="Times New Roman"/>
              <w:bCs/>
            </w:rPr>
            <w:fldChar w:fldCharType="separate"/>
          </w:r>
          <w:r>
            <w:rPr>
              <w:rFonts w:hint="default" w:ascii="Times New Roman" w:hAnsi="Times New Roman" w:cs="Times New Roman"/>
              <w:szCs w:val="24"/>
              <w:lang w:val="en-US" w:eastAsia="zh-CN"/>
            </w:rPr>
            <w:t>4.4.3 Mecanismul de execuție</w:t>
          </w:r>
          <w:r>
            <w:tab/>
          </w:r>
          <w:r>
            <w:fldChar w:fldCharType="begin"/>
          </w:r>
          <w:r>
            <w:instrText xml:space="preserve"> PAGEREF _Toc1904918531 \h </w:instrText>
          </w:r>
          <w:r>
            <w:fldChar w:fldCharType="separate"/>
          </w:r>
          <w:r>
            <w:t>16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_Toc471386855 </w:instrText>
          </w:r>
          <w:r>
            <w:rPr>
              <w:rFonts w:ascii="Times New Roman" w:hAnsi="Times New Roman" w:cs="Times New Roman"/>
              <w:bCs/>
            </w:rPr>
            <w:fldChar w:fldCharType="separate"/>
          </w:r>
          <w:r>
            <w:rPr>
              <w:rFonts w:hint="default" w:ascii="Times New Roman" w:hAnsi="Times New Roman" w:cs="Times New Roman"/>
              <w:szCs w:val="24"/>
              <w:lang w:val="en-US" w:eastAsia="zh-CN"/>
            </w:rPr>
            <w:t>4.4.4 Observații asupra limitelor</w:t>
          </w:r>
          <w:r>
            <w:tab/>
          </w:r>
          <w:r>
            <w:fldChar w:fldCharType="begin"/>
          </w:r>
          <w:r>
            <w:instrText xml:space="preserve"> PAGEREF _Toc471386855 \h </w:instrText>
          </w:r>
          <w:r>
            <w:fldChar w:fldCharType="separate"/>
          </w:r>
          <w:r>
            <w:t>16</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_Toc1759373505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4.5. Deauthentication frames</w:t>
          </w:r>
          <w:r>
            <w:tab/>
          </w:r>
          <w:r>
            <w:fldChar w:fldCharType="begin"/>
          </w:r>
          <w:r>
            <w:instrText xml:space="preserve"> PAGEREF _Toc1759373505 \h </w:instrText>
          </w:r>
          <w:r>
            <w:fldChar w:fldCharType="separate"/>
          </w:r>
          <w:r>
            <w:t>17</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_Toc2055638329 </w:instrText>
          </w:r>
          <w:r>
            <w:rPr>
              <w:rFonts w:ascii="Times New Roman" w:hAnsi="Times New Roman" w:cs="Times New Roman"/>
              <w:bCs/>
            </w:rPr>
            <w:fldChar w:fldCharType="separate"/>
          </w:r>
          <w:r>
            <w:rPr>
              <w:rFonts w:hint="default" w:ascii="Times New Roman" w:hAnsi="Times New Roman" w:cs="Times New Roman"/>
              <w:szCs w:val="24"/>
              <w:lang w:val="en-US" w:eastAsia="zh-CN"/>
            </w:rPr>
            <w:t>4.6. Atacurile de deautentificare</w:t>
          </w:r>
          <w:r>
            <w:tab/>
          </w:r>
          <w:r>
            <w:fldChar w:fldCharType="begin"/>
          </w:r>
          <w:r>
            <w:instrText xml:space="preserve"> PAGEREF _Toc2055638329 \h </w:instrText>
          </w:r>
          <w:r>
            <w:fldChar w:fldCharType="separate"/>
          </w:r>
          <w:r>
            <w:t>17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_Toc428714090 </w:instrText>
          </w:r>
          <w:r>
            <w:rPr>
              <w:rFonts w:ascii="Times New Roman" w:hAnsi="Times New Roman" w:cs="Times New Roman"/>
              <w:bCs/>
            </w:rPr>
            <w:fldChar w:fldCharType="separate"/>
          </w:r>
          <w:r>
            <w:rPr>
              <w:rFonts w:hint="default" w:ascii="Times New Roman" w:hAnsi="Times New Roman" w:cs="Times New Roman"/>
              <w:szCs w:val="24"/>
              <w:lang w:val="en-US" w:eastAsia="zh-CN"/>
            </w:rPr>
            <w:t>4.6.1 Realizarea in practica</w:t>
          </w:r>
          <w:r>
            <w:tab/>
          </w:r>
          <w:r>
            <w:fldChar w:fldCharType="begin"/>
          </w:r>
          <w:r>
            <w:instrText xml:space="preserve"> PAGEREF _Toc428714090 \h </w:instrText>
          </w:r>
          <w:r>
            <w:fldChar w:fldCharType="separate"/>
          </w:r>
          <w:r>
            <w:t>18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_Toc1556505108 </w:instrText>
          </w:r>
          <w:r>
            <w:rPr>
              <w:rFonts w:ascii="Times New Roman" w:hAnsi="Times New Roman" w:cs="Times New Roman"/>
              <w:bCs/>
            </w:rPr>
            <w:fldChar w:fldCharType="separate"/>
          </w:r>
          <w:r>
            <w:rPr>
              <w:rFonts w:hint="default" w:ascii="Times New Roman" w:hAnsi="Times New Roman" w:cs="Times New Roman"/>
              <w:szCs w:val="24"/>
              <w:lang w:val="en-US" w:eastAsia="zh-CN"/>
            </w:rPr>
            <w:t>4.6.2 Efectul atacului</w:t>
          </w:r>
          <w:r>
            <w:tab/>
          </w:r>
          <w:r>
            <w:fldChar w:fldCharType="begin"/>
          </w:r>
          <w:r>
            <w:instrText xml:space="preserve"> PAGEREF _Toc1556505108 \h </w:instrText>
          </w:r>
          <w:r>
            <w:fldChar w:fldCharType="separate"/>
          </w:r>
          <w:r>
            <w:t>19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_Toc1336001204 </w:instrText>
          </w:r>
          <w:r>
            <w:rPr>
              <w:rFonts w:ascii="Times New Roman" w:hAnsi="Times New Roman" w:cs="Times New Roman"/>
              <w:bCs/>
            </w:rPr>
            <w:fldChar w:fldCharType="separate"/>
          </w:r>
          <w:r>
            <w:rPr>
              <w:rFonts w:hint="default" w:ascii="Times New Roman" w:hAnsi="Times New Roman" w:cs="Times New Roman"/>
              <w:szCs w:val="24"/>
              <w:lang w:val="en-US" w:eastAsia="zh-CN"/>
            </w:rPr>
            <w:t>4.8. Mesajele DNS</w:t>
          </w:r>
          <w:r>
            <w:tab/>
          </w:r>
          <w:r>
            <w:fldChar w:fldCharType="begin"/>
          </w:r>
          <w:r>
            <w:instrText xml:space="preserve"> PAGEREF _Toc1336001204 \h </w:instrText>
          </w:r>
          <w:r>
            <w:fldChar w:fldCharType="separate"/>
          </w:r>
          <w:r>
            <w:t>20</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_Toc550409599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4.9. DNS Hijacking</w:t>
          </w:r>
          <w:r>
            <w:tab/>
          </w:r>
          <w:r>
            <w:fldChar w:fldCharType="begin"/>
          </w:r>
          <w:r>
            <w:instrText xml:space="preserve"> PAGEREF _Toc550409599 \h </w:instrText>
          </w:r>
          <w:r>
            <w:fldChar w:fldCharType="separate"/>
          </w:r>
          <w:r>
            <w:t>22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_Toc1082449283 </w:instrText>
          </w:r>
          <w:r>
            <w:rPr>
              <w:rFonts w:ascii="Times New Roman" w:hAnsi="Times New Roman" w:cs="Times New Roman"/>
              <w:bCs/>
            </w:rPr>
            <w:fldChar w:fldCharType="separate"/>
          </w:r>
          <w:r>
            <w:rPr>
              <w:rFonts w:hint="default" w:ascii="Times New Roman" w:hAnsi="Times New Roman" w:cs="Times New Roman"/>
              <w:szCs w:val="24"/>
              <w:lang w:val="en-US" w:eastAsia="zh-CN"/>
            </w:rPr>
            <w:t>4.9.1 Realizarea in practica</w:t>
          </w:r>
          <w:r>
            <w:tab/>
          </w:r>
          <w:r>
            <w:fldChar w:fldCharType="begin"/>
          </w:r>
          <w:r>
            <w:instrText xml:space="preserve"> PAGEREF _Toc1082449283 \h </w:instrText>
          </w:r>
          <w:r>
            <w:fldChar w:fldCharType="separate"/>
          </w:r>
          <w:r>
            <w:t>23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_Toc800375741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 Arhitectura aplicației server-side pe ESP32</w:t>
          </w:r>
          <w:r>
            <w:tab/>
          </w:r>
          <w:r>
            <w:fldChar w:fldCharType="begin"/>
          </w:r>
          <w:r>
            <w:instrText xml:space="preserve"> PAGEREF _Toc800375741 \h </w:instrText>
          </w:r>
          <w:r>
            <w:fldChar w:fldCharType="separate"/>
          </w:r>
          <w:r>
            <w:t>24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_Toc618088175 </w:instrText>
          </w:r>
          <w:r>
            <w:rPr>
              <w:rFonts w:ascii="Times New Roman" w:hAnsi="Times New Roman" w:cs="Times New Roman"/>
              <w:bCs/>
            </w:rPr>
            <w:fldChar w:fldCharType="separate"/>
          </w:r>
          <w:r>
            <w:rPr>
              <w:rFonts w:hint="default" w:ascii="Times New Roman" w:hAnsi="Times New Roman" w:cs="Times New Roman"/>
              <w:szCs w:val="24"/>
              <w:lang w:val="en-US" w:eastAsia="zh-CN"/>
            </w:rPr>
            <w:t>4.10.1 Serverul Web Principal</w:t>
          </w:r>
          <w:r>
            <w:tab/>
          </w:r>
          <w:r>
            <w:fldChar w:fldCharType="begin"/>
          </w:r>
          <w:r>
            <w:instrText xml:space="preserve"> PAGEREF _Toc618088175 \h </w:instrText>
          </w:r>
          <w:r>
            <w:fldChar w:fldCharType="separate"/>
          </w:r>
          <w:r>
            <w:t>25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_Toc976578174 </w:instrText>
          </w:r>
          <w:r>
            <w:rPr>
              <w:rFonts w:ascii="Times New Roman" w:hAnsi="Times New Roman" w:cs="Times New Roman"/>
              <w:bCs/>
            </w:rPr>
            <w:fldChar w:fldCharType="separate"/>
          </w:r>
          <w:r>
            <w:rPr>
              <w:rFonts w:hint="default" w:ascii="Times New Roman" w:hAnsi="Times New Roman" w:cs="Times New Roman"/>
              <w:szCs w:val="24"/>
              <w:lang w:val="en-US" w:eastAsia="zh-CN"/>
            </w:rPr>
            <w:t>4.10.2 Serverul Facebook Fals</w:t>
          </w:r>
          <w:r>
            <w:tab/>
          </w:r>
          <w:r>
            <w:fldChar w:fldCharType="begin"/>
          </w:r>
          <w:r>
            <w:instrText xml:space="preserve"> PAGEREF _Toc976578174 \h </w:instrText>
          </w:r>
          <w:r>
            <w:fldChar w:fldCharType="separate"/>
          </w:r>
          <w:r>
            <w:t>26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_Toc1771492389 </w:instrText>
          </w:r>
          <w:r>
            <w:rPr>
              <w:rFonts w:ascii="Times New Roman" w:hAnsi="Times New Roman" w:cs="Times New Roman"/>
              <w:bCs/>
            </w:rPr>
            <w:fldChar w:fldCharType="separate"/>
          </w:r>
          <w:r>
            <w:rPr>
              <w:rFonts w:hint="default" w:ascii="Times New Roman" w:hAnsi="Times New Roman" w:cs="Times New Roman"/>
              <w:szCs w:val="24"/>
              <w:lang w:val="en-US" w:eastAsia="zh-CN"/>
            </w:rPr>
            <w:t>4.10.3 Serverul DNS</w:t>
          </w:r>
          <w:r>
            <w:tab/>
          </w:r>
          <w:r>
            <w:fldChar w:fldCharType="begin"/>
          </w:r>
          <w:r>
            <w:instrText xml:space="preserve"> PAGEREF _Toc1771492389 \h </w:instrText>
          </w:r>
          <w:r>
            <w:fldChar w:fldCharType="separate"/>
          </w:r>
          <w:r>
            <w:t>27</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_Toc1153582060 </w:instrText>
          </w:r>
          <w:r>
            <w:rPr>
              <w:rFonts w:ascii="Times New Roman" w:hAnsi="Times New Roman" w:cs="Times New Roman"/>
              <w:bCs/>
            </w:rPr>
            <w:fldChar w:fldCharType="separate"/>
          </w:r>
          <w:r>
            <w:rPr>
              <w:rFonts w:ascii="Times New Roman" w:hAnsi="Times New Roman" w:cs="Times New Roman"/>
            </w:rPr>
            <w:t>5. Rezultate obținute și analiza datelor</w:t>
          </w:r>
          <w:r>
            <w:tab/>
          </w:r>
          <w:r>
            <w:fldChar w:fldCharType="begin"/>
          </w:r>
          <w:r>
            <w:instrText xml:space="preserve"> PAGEREF _Toc1153582060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_Toc1128426747 </w:instrText>
          </w:r>
          <w:r>
            <w:rPr>
              <w:rFonts w:ascii="Times New Roman" w:hAnsi="Times New Roman" w:cs="Times New Roman"/>
              <w:bCs/>
            </w:rPr>
            <w:fldChar w:fldCharType="separate"/>
          </w:r>
          <w:r>
            <w:rPr>
              <w:rFonts w:hint="default" w:ascii="Times New Roman" w:hAnsi="Times New Roman" w:cs="Times New Roman"/>
              <w:szCs w:val="24"/>
              <w:lang w:val="en-US" w:eastAsia="zh-CN"/>
            </w:rPr>
            <w:t>5.1. Testarea stabilitatii in timp</w:t>
          </w:r>
          <w:r>
            <w:tab/>
          </w:r>
          <w:r>
            <w:fldChar w:fldCharType="begin"/>
          </w:r>
          <w:r>
            <w:instrText xml:space="preserve"> PAGEREF _Toc1128426747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_Toc365904547 </w:instrText>
          </w:r>
          <w:r>
            <w:rPr>
              <w:rFonts w:ascii="Times New Roman" w:hAnsi="Times New Roman" w:cs="Times New Roman"/>
              <w:bCs/>
            </w:rPr>
            <w:fldChar w:fldCharType="separate"/>
          </w:r>
          <w:r>
            <w:rPr>
              <w:rFonts w:hint="default" w:ascii="Times New Roman" w:hAnsi="Times New Roman" w:cs="Times New Roman"/>
              <w:szCs w:val="24"/>
              <w:lang w:val="en-US" w:eastAsia="zh-CN"/>
            </w:rPr>
            <w:t>5.2. Testarea consumului de memorie si CPU</w:t>
          </w:r>
          <w:r>
            <w:tab/>
          </w:r>
          <w:r>
            <w:fldChar w:fldCharType="begin"/>
          </w:r>
          <w:r>
            <w:instrText xml:space="preserve"> PAGEREF _Toc365904547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_Toc1925841414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5.3. Testarea validarii datelor introduse de utilizator</w:t>
          </w:r>
          <w:r>
            <w:tab/>
          </w:r>
          <w:r>
            <w:fldChar w:fldCharType="begin"/>
          </w:r>
          <w:r>
            <w:instrText xml:space="preserve"> PAGEREF _Toc1925841414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_Toc982148636 </w:instrText>
          </w:r>
          <w:r>
            <w:rPr>
              <w:rFonts w:ascii="Times New Roman" w:hAnsi="Times New Roman" w:cs="Times New Roman"/>
              <w:bCs/>
            </w:rPr>
            <w:fldChar w:fldCharType="separate"/>
          </w:r>
          <w:r>
            <w:rPr>
              <w:rFonts w:hint="default" w:ascii="Times New Roman" w:hAnsi="Times New Roman" w:cs="Times New Roman"/>
              <w:szCs w:val="24"/>
              <w:lang w:val="en-US" w:eastAsia="zh-CN"/>
            </w:rPr>
            <w:t>5.4. Testarea comportamentului aplicației la execuții succesive și simultane</w:t>
          </w:r>
          <w:r>
            <w:tab/>
          </w:r>
          <w:r>
            <w:fldChar w:fldCharType="begin"/>
          </w:r>
          <w:r>
            <w:instrText xml:space="preserve"> PAGEREF _Toc982148636 \h </w:instrText>
          </w:r>
          <w:r>
            <w:fldChar w:fldCharType="separate"/>
          </w:r>
          <w:r>
            <w:t>31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_Toc1138097607 </w:instrText>
          </w:r>
          <w:r>
            <w:rPr>
              <w:rFonts w:ascii="Times New Roman" w:hAnsi="Times New Roman" w:cs="Times New Roman"/>
              <w:bCs/>
            </w:rPr>
            <w:fldChar w:fldCharType="separate"/>
          </w:r>
          <w:r>
            <w:rPr>
              <w:rFonts w:hint="default" w:ascii="Times New Roman" w:hAnsi="Times New Roman" w:cs="Times New Roman"/>
              <w:szCs w:val="24"/>
              <w:lang w:val="en-US" w:eastAsia="zh-CN"/>
            </w:rPr>
            <w:t>5.5.  Testarea adaptării interfeței web la variații de densitate grafică și dispozitive</w:t>
          </w:r>
          <w:r>
            <w:tab/>
          </w:r>
          <w:r>
            <w:fldChar w:fldCharType="begin"/>
          </w:r>
          <w:r>
            <w:instrText xml:space="preserve"> PAGEREF _Toc1138097607 \h </w:instrText>
          </w:r>
          <w:r>
            <w:fldChar w:fldCharType="separate"/>
          </w:r>
          <w:r>
            <w:t>32</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_Toc1976953933 </w:instrText>
          </w:r>
          <w:r>
            <w:rPr>
              <w:rFonts w:ascii="Times New Roman" w:hAnsi="Times New Roman" w:cs="Times New Roman"/>
              <w:bCs/>
            </w:rPr>
            <w:fldChar w:fldCharType="separate"/>
          </w:r>
          <w:r>
            <w:rPr>
              <w:rFonts w:ascii="Times New Roman" w:hAnsi="Times New Roman" w:cs="Times New Roman"/>
            </w:rPr>
            <w:t xml:space="preserve">6. </w:t>
          </w:r>
          <w:r>
            <w:rPr>
              <w:rFonts w:hint="default" w:ascii="Times New Roman" w:hAnsi="Times New Roman" w:cs="Times New Roman"/>
            </w:rPr>
            <w:t>Discuţii şi concluzii</w:t>
          </w:r>
          <w:r>
            <w:tab/>
          </w:r>
          <w:r>
            <w:fldChar w:fldCharType="begin"/>
          </w:r>
          <w:r>
            <w:instrText xml:space="preserve"> PAGEREF _Toc1976953933 \h </w:instrText>
          </w:r>
          <w:r>
            <w:fldChar w:fldCharType="separate"/>
          </w:r>
          <w:r>
            <w:t>33</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_Toc2139263077 </w:instrText>
          </w:r>
          <w:r>
            <w:rPr>
              <w:rFonts w:ascii="Times New Roman" w:hAnsi="Times New Roman" w:cs="Times New Roman"/>
              <w:bCs/>
            </w:rPr>
            <w:fldChar w:fldCharType="separate"/>
          </w:r>
          <w:r>
            <w:rPr>
              <w:rFonts w:ascii="Times New Roman" w:hAnsi="Times New Roman" w:cs="Times New Roman"/>
            </w:rPr>
            <w:t>7. Bibliografie</w:t>
          </w:r>
          <w:r>
            <w:tab/>
          </w:r>
          <w:r>
            <w:fldChar w:fldCharType="begin"/>
          </w:r>
          <w:r>
            <w:instrText xml:space="preserve"> PAGEREF _Toc2139263077 \h </w:instrText>
          </w:r>
          <w:r>
            <w:fldChar w:fldCharType="separate"/>
          </w:r>
          <w:r>
            <w:t>34</w:t>
          </w:r>
          <w:r>
            <w:fldChar w:fldCharType="end"/>
          </w:r>
          <w:r>
            <w:rPr>
              <w:rFonts w:ascii="Times New Roman" w:hAnsi="Times New Roman" w:cs="Times New Roman"/>
              <w:bCs/>
            </w:rPr>
            <w:fldChar w:fldCharType="end"/>
          </w:r>
        </w:p>
        <w:p>
          <w:pPr>
            <w:rPr>
              <w:rFonts w:ascii="Times New Roman" w:hAnsi="Times New Roman" w:cs="Times New Roman"/>
            </w:rPr>
          </w:pPr>
          <w:r>
            <w:rPr>
              <w:rFonts w:ascii="Times New Roman" w:hAnsi="Times New Roman" w:cs="Times New Roman"/>
              <w:bCs/>
            </w:rPr>
            <w:fldChar w:fldCharType="end"/>
          </w:r>
        </w:p>
      </w:sdtContent>
    </w:sdt>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rPr>
          <w:rFonts w:ascii="Times New Roman" w:hAnsi="Times New Roman" w:eastAsia="Times New Roman" w:cs="Times New Roman"/>
          <w:b/>
          <w:sz w:val="26"/>
          <w:szCs w:val="26"/>
        </w:rPr>
        <w:sectPr>
          <w:pgSz w:w="11906" w:h="16838"/>
          <w:pgMar w:top="1138" w:right="1138" w:bottom="1138" w:left="1411" w:header="720" w:footer="720" w:gutter="0"/>
          <w:pgNumType w:start="1"/>
          <w:cols w:space="720" w:num="1"/>
        </w:sectPr>
      </w:pPr>
    </w:p>
    <w:p>
      <w:pPr>
        <w:pStyle w:val="2"/>
        <w:rPr>
          <w:rFonts w:ascii="Times New Roman" w:hAnsi="Times New Roman" w:cs="Times New Roman"/>
        </w:rPr>
      </w:pPr>
      <w:bookmarkStart w:id="0" w:name="_Toc1944615250"/>
      <w:r>
        <w:rPr>
          <w:rFonts w:ascii="Times New Roman" w:hAnsi="Times New Roman" w:cs="Times New Roman"/>
        </w:rPr>
        <w:t>Introducere</w:t>
      </w:r>
      <w:bookmarkEnd w:id="0"/>
    </w:p>
    <w:p>
      <w:pPr>
        <w:bidi w:val="0"/>
        <w:rPr>
          <w:rFonts w:hint="default" w:ascii="Times New Roman" w:hAnsi="Times New Roman" w:cs="Times New Roman"/>
        </w:rPr>
      </w:pPr>
      <w:r>
        <w:rPr>
          <w:rFonts w:ascii="Times New Roman" w:hAnsi="Times New Roman" w:eastAsia="Times New Roman" w:cs="Times New Roman"/>
          <w:szCs w:val="24"/>
        </w:rPr>
        <w:tab/>
      </w:r>
      <w:r>
        <w:rPr>
          <w:rFonts w:hint="default" w:ascii="Times New Roman" w:hAnsi="Times New Roman" w:cs="Times New Roman"/>
          <w:lang w:val="en-US" w:eastAsia="zh-CN"/>
        </w:rPr>
        <w:t>In c</w:t>
      </w:r>
      <w:r>
        <w:rPr>
          <w:rFonts w:hint="default" w:ascii="Times New Roman" w:hAnsi="Times New Roman" w:cs="Times New Roman"/>
          <w:lang w:val="en-US"/>
        </w:rPr>
        <w:t xml:space="preserve">ontextul unei societati </w:t>
      </w:r>
      <w:r>
        <w:rPr>
          <w:rFonts w:hint="default" w:ascii="Times New Roman" w:hAnsi="Times New Roman" w:cs="Times New Roman"/>
        </w:rPr>
        <w:t>tot mai dependent</w:t>
      </w:r>
      <w:r>
        <w:rPr>
          <w:rFonts w:hint="default" w:ascii="Times New Roman" w:hAnsi="Times New Roman" w:cs="Times New Roman"/>
          <w:lang w:val="en-US"/>
        </w:rPr>
        <w:t>e</w:t>
      </w:r>
      <w:r>
        <w:rPr>
          <w:rFonts w:hint="default" w:ascii="Times New Roman" w:hAnsi="Times New Roman" w:cs="Times New Roman"/>
        </w:rPr>
        <w:t xml:space="preserve"> de mobilitate și conectivitate wireless, rețelele Wi-Fi au devenit </w:t>
      </w:r>
      <w:r>
        <w:rPr>
          <w:rFonts w:hint="default" w:ascii="Times New Roman" w:hAnsi="Times New Roman" w:cs="Times New Roman"/>
          <w:lang w:val="en-US"/>
        </w:rPr>
        <w:t>nelipsite</w:t>
      </w:r>
      <w:r>
        <w:rPr>
          <w:rFonts w:hint="default" w:ascii="Times New Roman" w:hAnsi="Times New Roman" w:cs="Times New Roman"/>
        </w:rPr>
        <w:t xml:space="preserve"> în </w:t>
      </w:r>
      <w:r>
        <w:rPr>
          <w:rFonts w:hint="default" w:ascii="Times New Roman" w:hAnsi="Times New Roman"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ddise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bidi w:val="0"/>
        <w:ind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afectat milioane de dispozitive[1]. Aceste atacuri demonstrează cât de fragilă poate fi o infrastructură Wi-Fi aparent sigură și cât de ușor poate fi exploatată în lipsa unei securizări pe masura.</w:t>
      </w:r>
    </w:p>
    <w:p>
      <w:pPr>
        <w:bidi w:val="0"/>
        <w:ind w:firstLine="720" w:firstLineChars="0"/>
        <w:rPr>
          <w:rFonts w:hint="default" w:ascii="Times New Roman" w:hAnsi="Times New Roman" w:cs="Times New Roman"/>
        </w:rPr>
      </w:pPr>
      <w:r>
        <w:rPr>
          <w:rFonts w:hint="default" w:ascii="Times New Roman" w:hAnsi="Times New Roman"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ascii="Times New Roman" w:hAnsi="Times New Roman"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ascii="Times New Roman" w:hAnsi="Times New Roman"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bidi w:val="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ascii="Times New Roman" w:hAnsi="Times New Roman"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ascii="Times New Roman" w:hAnsi="Times New Roman"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ascii="Times New Roman" w:hAnsi="Times New Roman" w:cs="Times New Roman"/>
          <w:lang w:val="en-US"/>
        </w:rPr>
        <w:t>wireless.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
        <w:rPr>
          <w:rFonts w:ascii="Times New Roman" w:hAnsi="Times New Roman" w:cs="Times New Roman"/>
        </w:rPr>
      </w:pPr>
      <w:bookmarkStart w:id="1" w:name="_Toc1427846523"/>
      <w:r>
        <w:rPr>
          <w:rFonts w:ascii="Times New Roman" w:hAnsi="Times New Roman" w:cs="Times New Roman"/>
        </w:rPr>
        <w:t>Documentarea problemei</w:t>
      </w:r>
      <w:bookmarkEnd w:id="1"/>
    </w:p>
    <w:p>
      <w:pPr>
        <w:bidi w:val="0"/>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Rețelele wireless au cunoscut o evoluție accelerată în ultimele două decenii, devenind </w:t>
      </w:r>
      <w:r>
        <w:rPr>
          <w:rFonts w:hint="default" w:ascii="Times New Roman" w:hAnsi="Times New Roman" w:cs="Times New Roman"/>
          <w:sz w:val="24"/>
          <w:szCs w:val="24"/>
          <w:lang w:val="en-US"/>
        </w:rPr>
        <w:t>un instrument</w:t>
      </w:r>
      <w:r>
        <w:rPr>
          <w:rFonts w:hint="default" w:ascii="Times New Roman" w:hAnsi="Times New Roman" w:cs="Times New Roman"/>
          <w:sz w:val="24"/>
          <w:szCs w:val="24"/>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ascii="Times New Roman" w:hAnsi="Times New Roman" w:cs="Times New Roman"/>
          <w:sz w:val="24"/>
          <w:szCs w:val="24"/>
          <w:lang w:val="en-US"/>
        </w:rPr>
        <w:t xml:space="preserve"> aveau si ele o multime </w:t>
      </w:r>
      <w:r>
        <w:rPr>
          <w:rFonts w:hint="default" w:ascii="Times New Roman" w:hAnsi="Times New Roman" w:cs="Times New Roman"/>
          <w:sz w:val="24"/>
          <w:szCs w:val="24"/>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(vezi [1], [2], [8])</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3"/>
        <w:numPr>
          <w:ilvl w:val="0"/>
          <w:numId w:val="0"/>
        </w:numPr>
        <w:bidi w:val="0"/>
        <w:outlineLvl w:val="1"/>
        <w:rPr>
          <w:rFonts w:hint="default" w:ascii="Times New Roman" w:hAnsi="Times New Roman" w:cs="Times New Roman"/>
          <w:b/>
          <w:bCs/>
          <w:sz w:val="24"/>
          <w:szCs w:val="24"/>
          <w:lang w:val="en-US" w:eastAsia="zh-CN"/>
        </w:rPr>
      </w:pPr>
      <w:bookmarkStart w:id="2" w:name="_Toc1651510763"/>
      <w:bookmarkStart w:id="3" w:name="_Toc1934809629"/>
      <w:bookmarkStart w:id="4" w:name="_Toc957239751"/>
      <w:bookmarkStart w:id="5" w:name="_Toc290362046"/>
      <w:bookmarkStart w:id="6" w:name="_Toc121695509"/>
      <w:r>
        <w:rPr>
          <w:rFonts w:hint="default" w:ascii="Times New Roman" w:hAnsi="Times New Roman" w:cs="Times New Roman"/>
          <w:b/>
          <w:bCs/>
          <w:sz w:val="24"/>
          <w:szCs w:val="24"/>
          <w:lang w:val="en-US" w:eastAsia="zh-CN"/>
        </w:rPr>
        <w:t>2.1 Aplicatii software și hardware pentru testarea securității Wi-Fi</w:t>
      </w:r>
      <w:bookmarkEnd w:id="2"/>
      <w:bookmarkEnd w:id="3"/>
      <w:bookmarkEnd w:id="4"/>
      <w:bookmarkEnd w:id="5"/>
      <w:bookmarkEnd w:id="6"/>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bidi w:val="0"/>
        <w:rPr>
          <w:rFonts w:hint="default" w:ascii="Times New Roman" w:hAnsi="Times New Roman" w:cs="Times New Roman"/>
          <w:b/>
          <w:bCs/>
          <w:color w:val="auto"/>
          <w:sz w:val="24"/>
          <w:szCs w:val="24"/>
          <w:lang w:val="en-US" w:eastAsia="zh-CN"/>
        </w:rPr>
      </w:pPr>
      <w:bookmarkStart w:id="7" w:name="_Toc1088939621"/>
      <w:bookmarkStart w:id="8" w:name="_Toc1180035931"/>
      <w:bookmarkStart w:id="9" w:name="_Toc1673427823"/>
      <w:r>
        <w:rPr>
          <w:rFonts w:hint="default" w:ascii="Times New Roman" w:hAnsi="Times New Roman" w:cs="Times New Roman"/>
          <w:b/>
          <w:bCs/>
          <w:color w:val="auto"/>
          <w:sz w:val="24"/>
          <w:szCs w:val="24"/>
          <w:lang w:val="en-US" w:eastAsia="zh-CN"/>
        </w:rPr>
        <w:t>2.1.1 Aircrack-ng</w:t>
      </w:r>
      <w:bookmarkEnd w:id="7"/>
      <w:bookmarkEnd w:id="8"/>
      <w:bookmarkEnd w:id="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Aircrack-ng este o suită de unelte pentru auditarea rețelelor wireless. Permite capturarea de pachete, efectuarea de atacuri de tip deauthentication și spargerea cheilor WEP/WPA prin metode de brute-force sau dictionary attack[3].</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 extins pentru diverse tipuri de plăci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recupera parole Wi-Fi reale în mod controlat.</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integrat în distribuții specializate precum Kali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cunoștințe avansate de rețelistică și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are interfață grafică, lucrând exclusiv în linie de comandă.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portabil pe platforme embedded precum ESP32.</w:t>
      </w:r>
    </w:p>
    <w:p>
      <w:pPr>
        <w:pStyle w:val="4"/>
        <w:bidi w:val="0"/>
        <w:rPr>
          <w:rFonts w:hint="default" w:ascii="Times New Roman" w:hAnsi="Times New Roman" w:cs="Times New Roman"/>
          <w:b/>
          <w:bCs/>
          <w:color w:val="auto"/>
        </w:rPr>
      </w:pPr>
      <w:bookmarkStart w:id="10" w:name="_Toc1079624535"/>
      <w:bookmarkStart w:id="11" w:name="_Toc1611858185"/>
      <w:r>
        <w:rPr>
          <w:rFonts w:hint="default" w:ascii="Times New Roman" w:hAnsi="Times New Roman" w:cs="Times New Roman"/>
          <w:b/>
          <w:bCs/>
          <w:color w:val="auto"/>
          <w:sz w:val="24"/>
          <w:szCs w:val="24"/>
          <w:lang w:val="en-US" w:eastAsia="zh-CN"/>
        </w:rPr>
        <w:t>2.1.2 Wireshark</w:t>
      </w:r>
      <w:bookmarkEnd w:id="10"/>
      <w:bookmarkEnd w:id="11"/>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Wireshark este cel mai utilizat analizator de trafic de rețea, permițând inspecția detaliată a pachetelor capturate, inclusiv cele Wi-Fi (802.11) [4].</w:t>
      </w: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Analiză protocolară foarte detaliată.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grafică intuitivă.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Utilizare profesională în audituri și depanări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include funcții de atac, doar analiză pasivă.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adaptat pentru rularea pe dispozitive embedded.</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fi dificil de utilizat pentru începători.</w:t>
      </w:r>
    </w:p>
    <w:p>
      <w:pPr>
        <w:pStyle w:val="4"/>
        <w:bidi w:val="0"/>
        <w:rPr>
          <w:rFonts w:hint="default" w:ascii="Times New Roman" w:hAnsi="Times New Roman" w:cs="Times New Roman"/>
          <w:b/>
          <w:bCs/>
          <w:color w:val="auto"/>
        </w:rPr>
      </w:pPr>
      <w:bookmarkStart w:id="12" w:name="_Toc537575911"/>
      <w:bookmarkStart w:id="13" w:name="_Toc67678576"/>
      <w:r>
        <w:rPr>
          <w:rFonts w:hint="default" w:ascii="Times New Roman" w:hAnsi="Times New Roman" w:cs="Times New Roman"/>
          <w:b/>
          <w:bCs/>
          <w:color w:val="auto"/>
          <w:sz w:val="24"/>
          <w:szCs w:val="24"/>
          <w:lang w:val="en-US" w:eastAsia="zh-CN"/>
        </w:rPr>
        <w:t>2.1.3 Wifite</w:t>
      </w:r>
      <w:bookmarkEnd w:id="12"/>
      <w:bookmarkEnd w:id="13"/>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GB" w:eastAsia="zh-CN" w:bidi="ar-SA"/>
        </w:rPr>
      </w:pPr>
      <w:r>
        <w:rPr>
          <w:rFonts w:hint="default" w:ascii="Times New Roman" w:hAnsi="Times New Roman" w:cs="Times New Roman" w:eastAsiaTheme="minorEastAsia"/>
          <w:color w:val="auto"/>
          <w:sz w:val="24"/>
          <w:szCs w:val="24"/>
          <w:lang w:val="en-US" w:eastAsia="zh-CN" w:bidi="ar-SA"/>
        </w:rPr>
        <w:t>Wifite este o unealtă automatizată care combină mai multe instrumente (Aircrack-ng, Reaver, Bully) și permite lansarea rapidă de atacuri asupra rețelelor Wi-Fi din apropiere[7]</w:t>
      </w:r>
      <w:ins w:id="1" w:author="bugs" w:date="2025-06-02T17:14:29Z">
        <w:r>
          <w:rPr>
            <w:rFonts w:hint="default" w:ascii="Times New Roman" w:hAnsi="Times New Roman" w:cs="Times New Roman" w:eastAsiaTheme="minorEastAsia"/>
            <w:color w:val="auto"/>
            <w:sz w:val="24"/>
            <w:szCs w:val="24"/>
            <w:lang w:val="en-GB" w:eastAsia="zh-CN" w:bidi="ar-SA"/>
          </w:rPr>
          <w:t>.</w:t>
        </w:r>
      </w:ins>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Automatizează întregul proces de testare.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Ideal pentru demonstrații și testări rapide.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Suportă multiple metode de atac asupra WPA și WEP.</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limitat ca opțiuni avansate de configurare.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drivere speciale și compatibilitate hardware.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protocoale moderne precum WPA3.</w:t>
      </w:r>
    </w:p>
    <w:p>
      <w:pPr>
        <w:pStyle w:val="4"/>
        <w:bidi w:val="0"/>
        <w:rPr>
          <w:rFonts w:hint="default" w:ascii="Times New Roman" w:hAnsi="Times New Roman" w:cs="Times New Roman"/>
          <w:b/>
          <w:bCs/>
          <w:color w:val="auto"/>
        </w:rPr>
      </w:pPr>
      <w:bookmarkStart w:id="14" w:name="_Toc1875619787"/>
      <w:bookmarkStart w:id="15" w:name="_Toc2041612538"/>
      <w:r>
        <w:rPr>
          <w:rFonts w:hint="default" w:ascii="Times New Roman" w:hAnsi="Times New Roman" w:cs="Times New Roman"/>
          <w:b/>
          <w:bCs/>
          <w:color w:val="auto"/>
          <w:sz w:val="24"/>
          <w:szCs w:val="24"/>
          <w:lang w:val="en-US" w:eastAsia="zh-CN"/>
        </w:rPr>
        <w:t>2.1.4 ESP8266 Deauther</w:t>
      </w:r>
      <w:bookmarkEnd w:id="14"/>
      <w:bookmarkEnd w:id="15"/>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ESP8266 Deauther este un proiect open-source dezvoltat pentru microcontrollerul ESP8266, care permite lansarea de atacuri Wi-Fi (deauthentication, beacon flood, probe request flood) printr-o interfață web ușor de folosit.[6]</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Extrem de portabil și ieftin (ESP8266 costă 3-5 euro).</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Ușor de folosit pentru demonstrații didactice.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web integrată și prietenoasă.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Limitat la câteva tipuri de atacuri simple.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permite captură de trafic sau analiză complexă.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funcționalități precum DNS hijacking.</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ESP8266 are resurse hardware limitate față de ESP32.</w:t>
      </w:r>
    </w:p>
    <w:p>
      <w:pPr>
        <w:pStyle w:val="4"/>
        <w:bidi w:val="0"/>
        <w:rPr>
          <w:rFonts w:hint="default" w:ascii="Times New Roman" w:hAnsi="Times New Roman" w:cs="Times New Roman"/>
          <w:b/>
          <w:bCs/>
          <w:color w:val="auto"/>
        </w:rPr>
      </w:pPr>
      <w:bookmarkStart w:id="16" w:name="_Toc1486510820"/>
      <w:bookmarkStart w:id="17" w:name="_Toc971116648"/>
      <w:r>
        <w:rPr>
          <w:rFonts w:hint="default" w:ascii="Times New Roman" w:hAnsi="Times New Roman" w:cs="Times New Roman"/>
          <w:b/>
          <w:bCs/>
          <w:color w:val="auto"/>
          <w:sz w:val="24"/>
          <w:szCs w:val="24"/>
          <w:lang w:val="en-US" w:eastAsia="zh-CN"/>
        </w:rPr>
        <w:t>2.1.5 Alte soluții</w:t>
      </w:r>
      <w:bookmarkEnd w:id="16"/>
      <w:bookmarkEnd w:id="17"/>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Există și soluții comerciale precum Hak5 WiFi Pineapple, care oferă o gamă larga de funcționalități într-un pachet profesionist. Acestea sunt însă costisitoare, greu de personalizat și nu sunt potrivite pentru utilizare academică sau educațională open-source. [5]</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3"/>
        <w:numPr>
          <w:ilvl w:val="0"/>
          <w:numId w:val="0"/>
        </w:numPr>
        <w:bidi w:val="0"/>
        <w:outlineLvl w:val="1"/>
        <w:rPr>
          <w:rFonts w:hint="default" w:ascii="Times New Roman" w:hAnsi="Times New Roman" w:cs="Times New Roman"/>
          <w:b/>
          <w:bCs/>
        </w:rPr>
      </w:pPr>
      <w:bookmarkStart w:id="18" w:name="_Toc988700637"/>
      <w:bookmarkStart w:id="19" w:name="_Toc535493884"/>
      <w:r>
        <w:rPr>
          <w:rFonts w:hint="default" w:ascii="Times New Roman" w:hAnsi="Times New Roman" w:cs="Times New Roman"/>
          <w:b/>
          <w:bCs/>
          <w:sz w:val="24"/>
          <w:szCs w:val="24"/>
          <w:lang w:val="en-US" w:eastAsia="zh-CN"/>
        </w:rPr>
        <w:t>2.2 Poziționarea proiectului actual</w:t>
      </w:r>
      <w:bookmarkEnd w:id="18"/>
      <w:bookmarkEnd w:id="1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Proiectul dezvoltat în cadrul acestei lucrări își propune să ofere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Prin intermediul unui server web integrat, utilizatorul poate: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vizualiza rețelele Wi-Fi din proximitate;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selecta o rețea și executa un atac de tip deauthentication;</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activa redirecționarea DNS către o pagină de phishing (ex: Facebook);</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color w:val="auto"/>
          <w:sz w:val="24"/>
          <w:szCs w:val="24"/>
          <w:lang w:val="en-US" w:eastAsia="zh-CN" w:bidi="ar-SA"/>
        </w:rPr>
        <w:t>- genera automat rețele Wi-Fi false (AP flood) pentru simularea unui atac de confuzie.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accesibil.</w:t>
      </w: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bidi w:val="0"/>
        <w:ind w:left="720" w:leftChars="0" w:hanging="360" w:firstLineChars="0"/>
      </w:pPr>
      <w:r>
        <w:rPr>
          <w:rFonts w:hint="default"/>
          <w:lang w:val="en-US"/>
        </w:rPr>
        <w:t xml:space="preserve"> </w:t>
      </w:r>
      <w:bookmarkStart w:id="20" w:name="_Toc151848573"/>
      <w:r>
        <w:t>Abordare teoretică</w:t>
      </w:r>
      <w:bookmarkEnd w:id="20"/>
    </w:p>
    <w:p>
      <w:pPr>
        <w:pStyle w:val="3"/>
        <w:numPr>
          <w:ilvl w:val="0"/>
          <w:numId w:val="0"/>
        </w:numPr>
        <w:bidi w:val="0"/>
        <w:outlineLvl w:val="1"/>
        <w:rPr>
          <w:rFonts w:hint="default" w:ascii="Times New Roman" w:hAnsi="Times New Roman" w:cs="Times New Roman"/>
          <w:b/>
          <w:bCs/>
          <w:sz w:val="24"/>
          <w:szCs w:val="24"/>
          <w:lang w:val="en-US" w:eastAsia="zh-CN"/>
        </w:rPr>
      </w:pPr>
      <w:bookmarkStart w:id="21" w:name="_Toc1603400381"/>
      <w:bookmarkStart w:id="22" w:name="_Toc741895805"/>
      <w:r>
        <w:rPr>
          <w:rFonts w:hint="default" w:ascii="Times New Roman" w:hAnsi="Times New Roman" w:cs="Times New Roman"/>
          <w:b/>
          <w:bCs/>
          <w:sz w:val="24"/>
          <w:szCs w:val="24"/>
          <w:lang w:val="en-US" w:eastAsia="zh-CN"/>
        </w:rPr>
        <w:t>3.1 Utilizarea aplicatiei</w:t>
      </w:r>
      <w:bookmarkEnd w:id="21"/>
      <w:bookmarkEnd w:id="22"/>
    </w:p>
    <w:p>
      <w:pPr>
        <w:pStyle w:val="15"/>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Aplicațiile pentru testarea și efectuarea atacurilor asupra rețelelor Wi-Fi joacă un rol esențial în identificarea și înțelegerea vulnerabilităților rețelelor wireless. Acestea ofera numeroase oportunități practice și educaționale în diverse domenii, mai jos fiind prezentate câteva exemple relevante de utilizare a unor astfel de aplicații:</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Auditarea securității rețelelor wireless</w:t>
      </w:r>
      <w:r>
        <w:rPr>
          <w:rFonts w:hint="default" w:ascii="Times New Roman" w:hAnsi="Times New Roman" w:cs="Times New Roman" w:eastAsiaTheme="minorEastAsia"/>
          <w:color w:val="auto"/>
          <w:sz w:val="24"/>
          <w:szCs w:val="24"/>
          <w:lang w:val="en-US" w:eastAsia="zh-CN" w:bidi="ar-SA"/>
        </w:rPr>
        <w:t xml:space="preserve"> – Aplicațiile care efectuează atacuri Wi-Fi pot fi utilizate pentru auditarea securității unei rețele și identificarea punctelor slabe. Administratorii de rețea pot astfel simula atacuri reale, cum ar fi cele de care deautentifica deviceurile de la retea 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Educație și conștientizare</w:t>
      </w:r>
      <w:r>
        <w:rPr>
          <w:rFonts w:hint="default" w:ascii="Times New Roman" w:hAnsi="Times New Roman" w:cs="Times New Roman" w:eastAsiaTheme="minorEastAsia"/>
          <w:color w:val="auto"/>
          <w:sz w:val="24"/>
          <w:szCs w:val="24"/>
          <w:lang w:val="en-US" w:eastAsia="zh-CN" w:bidi="ar-SA"/>
        </w:rP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scotand in evidenta necesitatea unor măsuri de securitate mai bune. De exemplu, studenții pot învăța cum funcționează atacurile Wi-Fi, observând efectul unui atac DNS hijacking sau al unui atac de tip Evil Twin într-un laborator.</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Cercetare și dezvoltare în securitate informatică</w:t>
      </w:r>
      <w:r>
        <w:rPr>
          <w:rFonts w:hint="default" w:ascii="Times New Roman" w:hAnsi="Times New Roman" w:cs="Times New Roman" w:eastAsiaTheme="minorEastAsia"/>
          <w:color w:val="auto"/>
          <w:sz w:val="24"/>
          <w:szCs w:val="24"/>
          <w:lang w:val="en-US" w:eastAsia="zh-CN" w:bidi="ar-SA"/>
        </w:rP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Testarea dispozitivelor noi</w:t>
      </w:r>
      <w:r>
        <w:rPr>
          <w:rFonts w:hint="default" w:ascii="Times New Roman" w:hAnsi="Times New Roman" w:cs="Times New Roman" w:eastAsiaTheme="minorEastAsia"/>
          <w:color w:val="auto"/>
          <w:sz w:val="24"/>
          <w:szCs w:val="24"/>
          <w:lang w:val="en-US" w:eastAsia="zh-CN" w:bidi="ar-SA"/>
        </w:rP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3"/>
        <w:numPr>
          <w:ilvl w:val="0"/>
          <w:numId w:val="0"/>
        </w:numPr>
        <w:bidi w:val="0"/>
        <w:outlineLvl w:val="1"/>
        <w:rPr>
          <w:rFonts w:hint="default" w:ascii="Times New Roman" w:hAnsi="Times New Roman" w:eastAsia="SimSun" w:cs="Times New Roman"/>
          <w:b/>
          <w:bCs/>
          <w:kern w:val="0"/>
          <w:sz w:val="24"/>
          <w:szCs w:val="24"/>
          <w:lang w:val="en-US" w:eastAsia="zh-CN" w:bidi="ar"/>
        </w:rPr>
      </w:pPr>
      <w:bookmarkStart w:id="23" w:name="_Toc1073204944"/>
      <w:bookmarkStart w:id="24" w:name="_Toc772259354"/>
      <w:r>
        <w:rPr>
          <w:rFonts w:hint="default" w:ascii="Times New Roman" w:hAnsi="Times New Roman" w:cs="Times New Roman"/>
          <w:b/>
          <w:bCs/>
          <w:sz w:val="24"/>
          <w:szCs w:val="24"/>
          <w:lang w:val="en-US" w:eastAsia="zh-CN"/>
        </w:rPr>
        <w:t>3.2 Scenarii de Utilizare</w:t>
      </w:r>
      <w:bookmarkEnd w:id="23"/>
      <w:bookmarkEnd w:id="24"/>
    </w:p>
    <w:p>
      <w:pPr>
        <w:bidi w:val="0"/>
        <w:rPr>
          <w:rFonts w:hint="default"/>
          <w:lang w:val="en-US" w:eastAsia="zh-CN"/>
        </w:rPr>
      </w:pPr>
      <w:r>
        <w:rPr>
          <w:rFonts w:hint="default"/>
          <w:lang w:val="en-US" w:eastAsia="zh-CN"/>
        </w:rPr>
        <w:t>Actori implicați:</w:t>
      </w:r>
      <w:r>
        <w:rPr>
          <w:rFonts w:hint="default"/>
          <w:lang w:val="en-US" w:eastAsia="zh-CN"/>
        </w:rPr>
        <w:br w:type="textWrapping"/>
      </w:r>
      <w:r>
        <w:rPr>
          <w:rFonts w:hint="default"/>
          <w:lang w:val="en-US" w:eastAsia="zh-CN"/>
        </w:rPr>
        <w:tab/>
      </w:r>
      <w:r>
        <w:rPr>
          <w:rFonts w:hint="default"/>
          <w:lang w:val="en-US" w:eastAsia="zh-CN"/>
        </w:rPr>
        <w:t>Utilizator – Persoană care interacționează intenționat cu ESP32.</w:t>
      </w:r>
      <w:r>
        <w:rPr>
          <w:rFonts w:hint="default"/>
          <w:lang w:val="en-US" w:eastAsia="zh-CN"/>
        </w:rPr>
        <w:br w:type="textWrapping"/>
      </w:r>
      <w:r>
        <w:rPr>
          <w:rFonts w:hint="default"/>
          <w:lang w:val="en-US" w:eastAsia="zh-CN"/>
        </w:rPr>
        <w:tab/>
      </w:r>
      <w:r>
        <w:rPr>
          <w:rFonts w:hint="default"/>
          <w:lang w:val="en-US" w:eastAsia="zh-CN"/>
        </w:rPr>
        <w:t>Victimă (Utilizator neavizat) – Persoană care se conectează la ESP32 crezând că este o rețea legitimă.</w:t>
      </w:r>
      <w:r>
        <w:rPr>
          <w:rFonts w:hint="default"/>
          <w:lang w:val="en-US" w:eastAsia="zh-CN"/>
        </w:rPr>
        <w:br w:type="textWrapping"/>
      </w:r>
      <w:r>
        <w:rPr>
          <w:rFonts w:hint="default"/>
          <w:lang w:val="en-US" w:eastAsia="zh-CN"/>
        </w:rPr>
        <w:tab/>
      </w:r>
      <w:r>
        <w:rPr>
          <w:rFonts w:hint="default"/>
          <w:lang w:val="en-US" w:eastAsia="zh-CN"/>
        </w:rPr>
        <w:t>ESP32 – dispozitivul ce oferă funcționalitățile descrise.</w:t>
      </w:r>
    </w:p>
    <w:p>
      <w:pPr>
        <w:pStyle w:val="15"/>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1"/>
                    <a:stretch>
                      <a:fillRect/>
                    </a:stretch>
                  </pic:blipFill>
                  <pic:spPr>
                    <a:xfrm>
                      <a:off x="0" y="0"/>
                      <a:ext cx="4422140" cy="322008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rPr>
          <w:rFonts w:hint="default"/>
          <w:lang w:val="en-US" w:eastAsia="zh-CN"/>
        </w:rPr>
      </w:pPr>
    </w:p>
    <w:p>
      <w:pPr>
        <w:pStyle w:val="4"/>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bookmarkStart w:id="25" w:name="_Toc773314305"/>
      <w:bookmarkStart w:id="26" w:name="_Toc711326473"/>
      <w:bookmarkStart w:id="27" w:name="_Toc1952287642"/>
      <w:bookmarkStart w:id="28" w:name="_Toc1889578440"/>
      <w:bookmarkStart w:id="29" w:name="_Toc2001205536"/>
      <w:r>
        <w:rPr>
          <w:rFonts w:hint="default" w:ascii="Times New Roman" w:hAnsi="Times New Roman" w:cs="Times New Roman"/>
          <w:b/>
          <w:bCs/>
          <w:kern w:val="0"/>
          <w:sz w:val="24"/>
          <w:szCs w:val="24"/>
          <w:lang w:val="en-US" w:eastAsia="zh-CN" w:bidi="ar"/>
        </w:rPr>
        <w:t xml:space="preserve">3.2.1 </w:t>
      </w:r>
      <w:r>
        <w:rPr>
          <w:rFonts w:hint="default" w:ascii="Times New Roman" w:hAnsi="Times New Roman" w:eastAsia="SimSun" w:cs="Times New Roman"/>
          <w:b/>
          <w:bCs/>
          <w:kern w:val="0"/>
          <w:sz w:val="24"/>
          <w:szCs w:val="24"/>
          <w:lang w:val="en-US" w:eastAsia="zh-CN" w:bidi="ar"/>
        </w:rPr>
        <w:t>Utilizator neconectat la ESP32</w:t>
      </w:r>
      <w:bookmarkEnd w:id="25"/>
      <w:bookmarkEnd w:id="26"/>
      <w:bookmarkEnd w:id="27"/>
      <w:bookmarkEnd w:id="28"/>
      <w:bookmarkEnd w:id="2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este conectat la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caută rețele Wi-Fi.</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identifică rețeaua Wi-Fi generată de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se conectează la rețea.</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este conectat la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0" w:name="_Toc1672471251"/>
      <w:bookmarkStart w:id="31" w:name="_Toc301468256"/>
      <w:bookmarkStart w:id="32" w:name="_Toc708282306"/>
      <w:bookmarkStart w:id="33" w:name="_Toc897435478"/>
      <w:bookmarkStart w:id="34" w:name="_Toc772193060"/>
      <w:r>
        <w:rPr>
          <w:rFonts w:hint="default" w:ascii="Times New Roman" w:hAnsi="Times New Roman" w:cs="Times New Roman"/>
          <w:b/>
          <w:bCs/>
          <w:kern w:val="0"/>
          <w:sz w:val="24"/>
          <w:szCs w:val="24"/>
          <w:lang w:val="en-US" w:eastAsia="zh-CN" w:bidi="ar"/>
        </w:rPr>
        <w:t>3.2.2 Utilizator conectat la ESP32 fără a accesa pagina web</w:t>
      </w:r>
      <w:bookmarkEnd w:id="30"/>
      <w:bookmarkEnd w:id="31"/>
      <w:bookmarkEnd w:id="32"/>
      <w:bookmarkEnd w:id="33"/>
      <w:bookmarkEnd w:id="34"/>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deja la rețeaua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a accesat pagina web 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deschide un browser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introduce manual adresa IP a ESP32 (ex: 192.168.4.1).</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accesează pagina web servită de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5" w:name="_Toc639472002"/>
      <w:bookmarkStart w:id="36" w:name="_Toc2117146984"/>
      <w:bookmarkStart w:id="37" w:name="_Toc1779989675"/>
      <w:bookmarkStart w:id="38" w:name="_Toc669168440"/>
      <w:bookmarkStart w:id="39" w:name="_Toc51112519"/>
      <w:r>
        <w:rPr>
          <w:rFonts w:hint="default" w:ascii="Times New Roman" w:hAnsi="Times New Roman" w:cs="Times New Roman"/>
          <w:b/>
          <w:bCs/>
          <w:kern w:val="0"/>
          <w:sz w:val="24"/>
          <w:szCs w:val="24"/>
          <w:lang w:val="en-US" w:eastAsia="zh-CN" w:bidi="ar"/>
        </w:rPr>
        <w:t>3.2.3 Utilizator accesează pagina web ESP32</w:t>
      </w:r>
      <w:bookmarkEnd w:id="35"/>
      <w:bookmarkEnd w:id="36"/>
      <w:bookmarkEnd w:id="37"/>
      <w:bookmarkEnd w:id="38"/>
      <w:bookmarkEnd w:id="3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și pagina web ESP32 accesată.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accesează funcționalitățile oferite de pagina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 principal:</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are opțiuni clare prezentate în interfață: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activeze atacul AP Flood.</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scaneze AP-urile din apropiere.</w:t>
      </w:r>
    </w:p>
    <w:p>
      <w:pPr>
        <w:pStyle w:val="15"/>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017645" cy="2685415"/>
                    </a:xfrm>
                    <a:prstGeom prst="rect">
                      <a:avLst/>
                    </a:prstGeom>
                    <a:noFill/>
                    <a:ln>
                      <a:noFill/>
                    </a:ln>
                  </pic:spPr>
                </pic:pic>
              </a:graphicData>
            </a:graphic>
          </wp:inline>
        </w:drawing>
      </w:r>
    </w:p>
    <w:p>
      <w:pPr>
        <w:pStyle w:val="10"/>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0" w:name="_Toc903145042"/>
      <w:bookmarkStart w:id="41" w:name="_Toc807686116"/>
      <w:bookmarkStart w:id="42" w:name="_Toc1272400191"/>
      <w:bookmarkStart w:id="43" w:name="_Toc760293680"/>
      <w:bookmarkStart w:id="44" w:name="_Toc1157114441"/>
      <w:r>
        <w:rPr>
          <w:rFonts w:hint="default" w:ascii="Times New Roman" w:hAnsi="Times New Roman" w:cs="Times New Roman"/>
          <w:b/>
          <w:bCs/>
          <w:kern w:val="0"/>
          <w:sz w:val="24"/>
          <w:szCs w:val="24"/>
          <w:lang w:val="en-US" w:eastAsia="zh-CN" w:bidi="ar"/>
        </w:rPr>
        <w:t>3.2.4 Activarea și oprirea atacului AP Flood</w:t>
      </w:r>
      <w:bookmarkEnd w:id="40"/>
      <w:bookmarkEnd w:id="41"/>
      <w:bookmarkEnd w:id="42"/>
      <w:bookmarkEnd w:id="43"/>
      <w:bookmarkEnd w:id="44"/>
    </w:p>
    <w:p>
      <w:pPr>
        <w:pStyle w:val="15"/>
        <w:bidi w:val="0"/>
        <w:jc w:val="left"/>
        <w:rPr>
          <w:rFonts w:hint="default" w:ascii="Times New Roman" w:hAnsi="Times New Roman" w:eastAsia="Arial" w:cs="Times New Roman"/>
          <w:color w:val="auto"/>
          <w:sz w:val="24"/>
          <w:szCs w:val="24"/>
          <w:lang w:val="en-US" w:eastAsia="zh-CN" w:bidi="ar-SA"/>
        </w:rPr>
      </w:pPr>
      <w:bookmarkStart w:id="45" w:name="_Toc837458173"/>
      <w:bookmarkStart w:id="46" w:name="_Toc962587668"/>
      <w:bookmarkStart w:id="47" w:name="_Toc2061584057"/>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în pagina web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pornește sau oprește atacul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„Start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începe să genereze rețele false în mod continuu.</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poate apăsa ulterior „Stop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oprește generarea rețelelor false.</w:t>
      </w:r>
      <w:bookmarkEnd w:id="45"/>
      <w:bookmarkEnd w:id="46"/>
      <w:bookmarkEnd w:id="47"/>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Atacul AP Flood este controlat complet de utilizator.</w:t>
      </w:r>
    </w:p>
    <w:p>
      <w:pPr>
        <w:pStyle w:val="15"/>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152" name="Picture 15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Untitled2"/>
                    <pic:cNvPicPr>
                      <a:picLocks noChangeAspect="1"/>
                    </pic:cNvPicPr>
                  </pic:nvPicPr>
                  <pic:blipFill>
                    <a:blip r:embed="rId13"/>
                    <a:stretch>
                      <a:fillRect/>
                    </a:stretch>
                  </pic:blipFill>
                  <pic:spPr>
                    <a:xfrm>
                      <a:off x="0" y="0"/>
                      <a:ext cx="6108065" cy="2430145"/>
                    </a:xfrm>
                    <a:prstGeom prst="rect">
                      <a:avLst/>
                    </a:prstGeom>
                  </pic:spPr>
                </pic:pic>
              </a:graphicData>
            </a:graphic>
          </wp:inline>
        </w:drawing>
      </w:r>
    </w:p>
    <w:p>
      <w:pPr>
        <w:pStyle w:val="10"/>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8" w:name="_Toc1517487584"/>
      <w:bookmarkStart w:id="49" w:name="_Toc401494083"/>
      <w:bookmarkStart w:id="50" w:name="_Toc1822279390"/>
      <w:bookmarkStart w:id="51" w:name="_Toc1271579686"/>
      <w:bookmarkStart w:id="52" w:name="_Toc1274437253"/>
      <w:r>
        <w:rPr>
          <w:rFonts w:hint="default" w:ascii="Times New Roman" w:hAnsi="Times New Roman" w:cs="Times New Roman"/>
          <w:b/>
          <w:bCs/>
          <w:kern w:val="0"/>
          <w:sz w:val="24"/>
          <w:szCs w:val="24"/>
          <w:lang w:val="en-US" w:eastAsia="zh-CN" w:bidi="ar"/>
        </w:rPr>
        <w:t>3.2.5 Scanarea AP-urilor și atacul de tip Deauthentication</w:t>
      </w:r>
      <w:bookmarkEnd w:id="48"/>
      <w:bookmarkEnd w:id="49"/>
      <w:bookmarkEnd w:id="50"/>
      <w:bookmarkEnd w:id="51"/>
      <w:bookmarkEnd w:id="52"/>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conectat și a accesat pagina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scanează AP-urile și lansează atacuri de tip Deauth.</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xml:space="preserve"> - utilizatorul selectează opțiunea „Scan AP-uri”.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afișează o listă cu AP-urile găsite în apropiere.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un AP țintă din listă.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introduce durata dorită pentru atac.</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activează atacul.</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lansează atacul de tip Deauth împotriva AP-ului țintă pentru perioada selectată.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la final dupa tecerea perioadei de autentificare, utilizatorul este rugat sa se reconecteze la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Dispozitivele conectate la AP-ul țintă sunt deautentificate temporar.</w:t>
      </w:r>
    </w:p>
    <w:p>
      <w:pPr>
        <w:pStyle w:val="15"/>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4464685" cy="924560"/>
                    </a:xfrm>
                    <a:prstGeom prst="rect">
                      <a:avLst/>
                    </a:prstGeom>
                    <a:noFill/>
                    <a:ln>
                      <a:noFill/>
                    </a:ln>
                  </pic:spPr>
                </pic:pic>
              </a:graphicData>
            </a:graphic>
          </wp:inline>
        </w:drawing>
      </w:r>
    </w:p>
    <w:p>
      <w:pPr>
        <w:pStyle w:val="10"/>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5"/>
        <w:keepNext w:val="0"/>
        <w:keepLines w:val="0"/>
        <w:widowControl/>
        <w:suppressLineNumbers w:val="0"/>
        <w:jc w:val="center"/>
      </w:pPr>
      <w:r>
        <w:drawing>
          <wp:inline distT="0" distB="0" distL="114300" distR="114300">
            <wp:extent cx="3490595" cy="3983990"/>
            <wp:effectExtent l="0" t="0" r="190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3490595" cy="3983990"/>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5"/>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6"/>
                    <a:stretch>
                      <a:fillRect/>
                    </a:stretch>
                  </pic:blipFill>
                  <pic:spPr>
                    <a:xfrm>
                      <a:off x="0" y="0"/>
                      <a:ext cx="6105525" cy="273494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3" w:name="_Toc905008144"/>
      <w:bookmarkStart w:id="54" w:name="_Toc468521647"/>
      <w:r>
        <w:rPr>
          <w:rFonts w:hint="default" w:ascii="Times New Roman" w:hAnsi="Times New Roman" w:cs="Times New Roman"/>
          <w:b/>
          <w:bCs/>
          <w:color w:val="auto"/>
          <w:kern w:val="0"/>
          <w:sz w:val="24"/>
          <w:szCs w:val="24"/>
          <w:lang w:val="en-US" w:eastAsia="zh-CN" w:bidi="ar"/>
        </w:rPr>
        <w:t>3.2.6 Afisarea credentialelor</w:t>
      </w:r>
      <w:bookmarkEnd w:id="53"/>
      <w:bookmarkEnd w:id="54"/>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 (intenționat, adică cel care controlează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ESP32 a capturat deja credențiale de la utilizatori neavizați prin pagina falsă de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accesează interfața web a ESP32 și apasă un buton care afișează într-un tabel toate perechile de username și parolă introduse de victime.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accesează pagina principală a aplicației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navighează la secțiunea de vizualizare date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apasă pe butonul „Afișează credențiale”.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citește fișierul (sau zona de memorie) unde sunt salvate datele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interfața web afișează un tabel cu toate username-urile și parolele interceptate.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Utilizatorul poate vizualiza local datele capturate, fără conexiune la internet.</w:t>
      </w:r>
    </w:p>
    <w:p>
      <w:pPr>
        <w:pStyle w:val="15"/>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4279265" cy="91757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5"/>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4248785" cy="149796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5" w:name="_Toc1176660956"/>
      <w:bookmarkStart w:id="56" w:name="_Toc272260658"/>
      <w:bookmarkStart w:id="57" w:name="_Toc793437373"/>
      <w:bookmarkStart w:id="58" w:name="_Toc1980214316"/>
      <w:bookmarkStart w:id="59" w:name="_Toc294874427"/>
      <w:r>
        <w:rPr>
          <w:rFonts w:hint="default" w:ascii="Times New Roman" w:hAnsi="Times New Roman" w:cs="Times New Roman"/>
          <w:b/>
          <w:bCs/>
          <w:color w:val="auto"/>
          <w:kern w:val="0"/>
          <w:sz w:val="24"/>
          <w:szCs w:val="24"/>
          <w:lang w:val="en-US" w:eastAsia="zh-CN" w:bidi="ar"/>
        </w:rPr>
        <w:t>3.2.7 Victimă conectată la ESP32 și redirecționată prin DNS Hijacking</w:t>
      </w:r>
      <w:bookmarkEnd w:id="55"/>
      <w:bookmarkEnd w:id="56"/>
      <w:bookmarkEnd w:id="57"/>
      <w:bookmarkEnd w:id="58"/>
      <w:bookmarkEnd w:id="59"/>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Victimă (Utilizator neavizat)</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O victimă se conectează la ESP32 crezând că este o rețea legitimă și accesează un site.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caută și identifică rețeaua Wi-Fi falsă creată de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se conectează la această rețea fără să suspecteze ceva.</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deschide browserul și încearcă să acceseze un site popular (de exemplu: facebook.com).</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prin DNS hijacking, ESP32 redirecționează traficul victimă către o pagină falsă (imitând pagina de autentificare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introduce datele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captează și salvează credențialele introduse de victimă.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Credințele victimei sunt interceptate și salvate local pe ESP32.</w:t>
      </w:r>
    </w:p>
    <w:p>
      <w:pPr>
        <w:pStyle w:val="15"/>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0"/>
                    <pic:cNvPicPr>
                      <a:picLocks noChangeAspect="1"/>
                    </pic:cNvPicPr>
                  </pic:nvPicPr>
                  <pic:blipFill>
                    <a:blip r:embed="rId19"/>
                    <a:stretch>
                      <a:fillRect/>
                    </a:stretch>
                  </pic:blipFill>
                  <pic:spPr>
                    <a:xfrm>
                      <a:off x="0" y="0"/>
                      <a:ext cx="6102985" cy="263080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18"/>
          <w:szCs w:val="18"/>
          <w:lang w:val="en-US" w:eastAsia="zh-CN" w:bidi="ar"/>
        </w:rPr>
        <w:t>Fig 3.9</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60" w:name="_Toc1545617136"/>
      <w:r>
        <w:rPr>
          <w:rFonts w:ascii="Times New Roman" w:hAnsi="Times New Roman" w:cs="Times New Roman"/>
        </w:rPr>
        <w:t>Metode folosite</w:t>
      </w:r>
      <w:bookmarkEnd w:id="60"/>
    </w:p>
    <w:p>
      <w:pPr>
        <w:pStyle w:val="3"/>
        <w:bidi w:val="0"/>
        <w:rPr>
          <w:rFonts w:hint="default" w:ascii="Times New Roman" w:hAnsi="Times New Roman" w:cs="Times New Roman"/>
          <w:b/>
          <w:bCs/>
          <w:sz w:val="24"/>
          <w:szCs w:val="24"/>
          <w:lang w:val="en-US" w:eastAsia="zh-CN"/>
        </w:rPr>
      </w:pPr>
      <w:bookmarkStart w:id="61" w:name="_Toc465129002"/>
      <w:r>
        <w:rPr>
          <w:rFonts w:hint="default" w:ascii="Times New Roman" w:hAnsi="Times New Roman" w:cs="Times New Roman"/>
          <w:b/>
          <w:bCs/>
          <w:sz w:val="24"/>
          <w:szCs w:val="24"/>
          <w:lang w:val="en-US" w:eastAsia="zh-CN"/>
        </w:rPr>
        <w:t>4.1. Cum funcționează AP-urile și cum trimit ele mesaje către dispozitive</w:t>
      </w:r>
      <w:bookmarkEnd w:id="61"/>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[11].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 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Întreg procesul inițial (scanare, autentificare, asociere) are loc în clar, fără criptare, ceea ce îl face vulnerabil la analiză, falsificare sau interferență [12]. De aceea, etapa de conectare este adesea vizată în testele de securitate și în atacurile Wi-Fi, deoarece permite emularea comportamentului unui AP fără parcurgerea autentificării reale [13]. Prin înțelegerea acestor fluxuri de mesaje și rolul cadrelor implicate, pot fi dezvoltate atât aplicații funcționale (routere, sniffer-e), cât și instrumente de testare a securității wireless.</w:t>
      </w:r>
    </w:p>
    <w:p>
      <w:pPr>
        <w:pStyle w:val="15"/>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4469765" cy="2158365"/>
            <wp:effectExtent l="0" t="0" r="635" b="635"/>
            <wp:docPr id="154" name="Picture 154"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Untitled Diagram.drawio(1)"/>
                    <pic:cNvPicPr>
                      <a:picLocks noChangeAspect="1"/>
                    </pic:cNvPicPr>
                  </pic:nvPicPr>
                  <pic:blipFill>
                    <a:blip r:embed="rId20"/>
                    <a:stretch>
                      <a:fillRect/>
                    </a:stretch>
                  </pic:blipFill>
                  <pic:spPr>
                    <a:xfrm>
                      <a:off x="0" y="0"/>
                      <a:ext cx="4469765" cy="2158365"/>
                    </a:xfrm>
                    <a:prstGeom prst="rect">
                      <a:avLst/>
                    </a:prstGeom>
                  </pic:spPr>
                </pic:pic>
              </a:graphicData>
            </a:graphic>
          </wp:inline>
        </w:drawing>
      </w:r>
    </w:p>
    <w:p>
      <w:pPr>
        <w:pStyle w:val="15"/>
        <w:keepNext w:val="0"/>
        <w:keepLines w:val="0"/>
        <w:widowControl/>
        <w:suppressLineNumbers w:val="0"/>
        <w:ind w:left="0" w:leftChars="0"/>
        <w:jc w:val="center"/>
        <w:rPr>
          <w:rFonts w:hint="default"/>
          <w:lang w:val="en-US" w:eastAsia="zh-CN"/>
        </w:rPr>
      </w:pP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3"/>
        <w:bidi w:val="0"/>
        <w:rPr>
          <w:rFonts w:hint="default" w:ascii="Times New Roman" w:hAnsi="Times New Roman" w:cs="Times New Roman"/>
          <w:b/>
          <w:bCs/>
          <w:sz w:val="24"/>
          <w:szCs w:val="24"/>
          <w:lang w:val="en-US" w:eastAsia="zh-CN"/>
        </w:rPr>
      </w:pPr>
      <w:bookmarkStart w:id="62" w:name="_Toc512241659"/>
      <w:r>
        <w:rPr>
          <w:rFonts w:hint="default" w:ascii="Times New Roman" w:hAnsi="Times New Roman" w:cs="Times New Roman"/>
          <w:b/>
          <w:bCs/>
          <w:sz w:val="24"/>
          <w:szCs w:val="24"/>
          <w:lang w:val="en-US" w:eastAsia="zh-CN"/>
        </w:rPr>
        <w:t>4.2. Management frames</w:t>
      </w:r>
      <w:bookmarkEnd w:id="62"/>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5"/>
        <w:bidi w:val="0"/>
        <w:ind w:firstLine="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Printre cele mai importante tipuri se numără: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Beacon – transmis de AP pentru a semnaliza existența rețelei;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Probe request/response – utilizate pentru căutarea și anunțarea activă a rețelelor;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Authentication/Deauthentication – inițiază sau încheie procesul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Association/Disassociation – realizează și încheie conexiunea logică MAC.</w:t>
      </w:r>
      <w:r>
        <w:rPr>
          <w:rFonts w:hint="default" w:ascii="Times New Roman" w:hAnsi="Times New Roman" w:eastAsia="Arial" w:cs="Times New Roman"/>
          <w:color w:val="auto"/>
          <w:sz w:val="24"/>
          <w:szCs w:val="24"/>
          <w:lang w:val="en-US" w:eastAsia="zh-CN" w:bidi="ar-SA"/>
        </w:rPr>
        <w:br w:type="textWrapping"/>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5"/>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55" name="Picture 15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Untitled Diagram.drawio"/>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438525" cy="3448050"/>
                    </a:xfrm>
                    <a:prstGeom prst="rect">
                      <a:avLst/>
                    </a:prstGeom>
                  </pic:spPr>
                </pic:pic>
              </a:graphicData>
            </a:graphic>
          </wp:inline>
        </w:drawing>
      </w:r>
    </w:p>
    <w:p>
      <w:pPr>
        <w:pStyle w:val="10"/>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63" w:name="_Toc1122086697"/>
      <w:r>
        <w:rPr>
          <w:rFonts w:hint="default" w:ascii="Times New Roman" w:hAnsi="Times New Roman" w:cs="Times New Roman"/>
          <w:b/>
          <w:bCs/>
          <w:sz w:val="24"/>
          <w:szCs w:val="24"/>
          <w:lang w:val="en-US" w:eastAsia="zh-CN"/>
        </w:rPr>
        <w:t>4.3. Beacon frames</w:t>
      </w:r>
      <w:bookmarkEnd w:id="6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SSID-ul rețelei (nume),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tipul și nivelul criptării (WEP/WPA2/WPA3),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vitezele suportate,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canalul radio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extensii pentru roaming sau mesh,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capabilități de rețea (802.11n/ac/ax).</w:t>
      </w:r>
    </w:p>
    <w:p>
      <w:pPr>
        <w:pStyle w:val="15"/>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5"/>
                    <pic:cNvPicPr>
                      <a:picLocks noChangeAspect="1"/>
                    </pic:cNvPicPr>
                  </pic:nvPicPr>
                  <pic:blipFill>
                    <a:blip r:embed="rId23"/>
                    <a:stretch>
                      <a:fillRect/>
                    </a:stretch>
                  </pic:blipFill>
                  <pic:spPr>
                    <a:xfrm>
                      <a:off x="0" y="0"/>
                      <a:ext cx="5828030" cy="3271520"/>
                    </a:xfrm>
                    <a:prstGeom prst="rect">
                      <a:avLst/>
                    </a:prstGeom>
                    <a:noFill/>
                    <a:ln>
                      <a:noFill/>
                    </a:ln>
                  </pic:spPr>
                </pic:pic>
              </a:graphicData>
            </a:graphic>
          </wp:inline>
        </w:drawing>
      </w:r>
    </w:p>
    <w:p>
      <w:pPr>
        <w:pStyle w:val="10"/>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ind w:firstLine="720" w:firstLineChars="0"/>
        <w:jc w:val="left"/>
        <w:rPr>
          <w:rFonts w:hint="default"/>
          <w:lang w:val="en-US" w:eastAsia="zh-CN"/>
        </w:rPr>
      </w:pPr>
      <w:r>
        <w:rPr>
          <w:rFonts w:hint="default" w:ascii="Times New Roman" w:hAnsi="Times New Roman" w:eastAsia="SimSun" w:cs="Times New Roman"/>
          <w:b w:val="0"/>
          <w:bCs w:val="0"/>
          <w:color w:val="auto"/>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 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3"/>
        <w:bidi w:val="0"/>
        <w:rPr>
          <w:rFonts w:hint="default" w:ascii="Times New Roman" w:hAnsi="Times New Roman" w:cs="Times New Roman"/>
          <w:b/>
          <w:bCs/>
          <w:sz w:val="24"/>
          <w:szCs w:val="24"/>
          <w:lang w:val="en-US" w:eastAsia="zh-CN"/>
        </w:rPr>
      </w:pPr>
      <w:bookmarkStart w:id="64" w:name="_Toc1600382479"/>
      <w:r>
        <w:rPr>
          <w:rFonts w:hint="default" w:ascii="Times New Roman" w:hAnsi="Times New Roman" w:cs="Times New Roman"/>
          <w:b/>
          <w:bCs/>
          <w:sz w:val="24"/>
          <w:szCs w:val="24"/>
          <w:lang w:val="en-US" w:eastAsia="zh-CN"/>
        </w:rPr>
        <w:t>4.4. AP Flood prin beacon-uri</w:t>
      </w:r>
      <w:bookmarkEnd w:id="64"/>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 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4"/>
        <w:bidi w:val="0"/>
        <w:rPr>
          <w:rFonts w:hint="default" w:ascii="Times New Roman" w:hAnsi="Times New Roman" w:cs="Times New Roman"/>
          <w:b/>
          <w:bCs/>
          <w:sz w:val="24"/>
          <w:szCs w:val="24"/>
          <w:lang w:val="en-US" w:eastAsia="zh-CN"/>
        </w:rPr>
      </w:pPr>
      <w:bookmarkStart w:id="65" w:name="_Toc421491335"/>
      <w:bookmarkStart w:id="66" w:name="_Toc972719664"/>
      <w:r>
        <w:rPr>
          <w:rFonts w:hint="default" w:ascii="Times New Roman" w:hAnsi="Times New Roman" w:cs="Times New Roman"/>
          <w:b/>
          <w:bCs/>
          <w:sz w:val="24"/>
          <w:szCs w:val="24"/>
          <w:lang w:val="en-US" w:eastAsia="zh-CN"/>
        </w:rPr>
        <w:t>4.4.1 Realizarea in practica</w:t>
      </w:r>
      <w:bookmarkEnd w:id="65"/>
      <w:bookmarkEnd w:id="6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15"/>
        <w:keepNext w:val="0"/>
        <w:keepLines w:val="0"/>
        <w:widowControl/>
        <w:suppressLineNumbers w:val="0"/>
        <w:ind w:firstLine="720" w:firstLineChars="0"/>
        <w:jc w:val="both"/>
      </w:pPr>
    </w:p>
    <w:p>
      <w:pPr>
        <w:pStyle w:val="4"/>
        <w:bidi w:val="0"/>
        <w:rPr>
          <w:rFonts w:hint="default" w:ascii="Times New Roman" w:hAnsi="Times New Roman" w:cs="Times New Roman"/>
          <w:b/>
          <w:bCs/>
          <w:sz w:val="24"/>
          <w:szCs w:val="24"/>
          <w:lang w:val="en-US" w:eastAsia="zh-CN"/>
        </w:rPr>
      </w:pPr>
      <w:bookmarkStart w:id="67" w:name="_Toc166204565"/>
      <w:bookmarkStart w:id="68" w:name="_Toc1322551703"/>
      <w:bookmarkStart w:id="69" w:name="_Toc892480671"/>
      <w:r>
        <w:rPr>
          <w:rFonts w:hint="default" w:ascii="Times New Roman" w:hAnsi="Times New Roman" w:cs="Times New Roman"/>
          <w:b/>
          <w:bCs/>
          <w:sz w:val="24"/>
          <w:szCs w:val="24"/>
          <w:lang w:val="en-US" w:eastAsia="zh-CN"/>
        </w:rPr>
        <w:t>4.4.2 Structura funcțională a atacului în proiect</w:t>
      </w:r>
      <w:bookmarkEnd w:id="67"/>
      <w:bookmarkEnd w:id="68"/>
      <w:bookmarkEnd w:id="6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este inițiat de către utilizator printr-un endpoint HTTP specific (ex: /flood) expus de serverul web al ESP32. Serverul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fiecare beacon generat, sunt completate următoarele câmpuri în pachetul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xml:space="preserve"> (0x80, 0x00): indică faptul că este un management frame de tip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 xml:space="preserve">Duration </w:t>
      </w:r>
      <w:r>
        <w:rPr>
          <w:rFonts w:hint="default" w:ascii="Times New Roman" w:hAnsi="Times New Roman" w:eastAsia="SimSun" w:cs="Times New Roman"/>
          <w:b w:val="0"/>
          <w:bCs w:val="0"/>
          <w:color w:val="auto"/>
          <w:kern w:val="0"/>
          <w:sz w:val="24"/>
          <w:szCs w:val="24"/>
          <w:lang w:val="en-US" w:eastAsia="zh-CN" w:bidi="ar"/>
        </w:rPr>
        <w:t>(0x00, 0x00): câmp standard, fără importanță majoră pentru acest atac.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adresa MAC de broadcast (FF:FF:FF:FF:FF:FF), indicând că pachetul este destinat tuturor stațiilor.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Source address &amp; BSSID</w:t>
      </w:r>
      <w:r>
        <w:rPr>
          <w:rFonts w:hint="default" w:ascii="Times New Roman" w:hAnsi="Times New Roman" w:eastAsia="SimSun" w:cs="Times New Roman"/>
          <w:b w:val="0"/>
          <w:bCs w:val="0"/>
          <w:color w:val="auto"/>
          <w:kern w:val="0"/>
          <w:sz w:val="24"/>
          <w:szCs w:val="24"/>
          <w:lang w:val="en-US" w:eastAsia="zh-CN" w:bidi="ar"/>
        </w:rPr>
        <w:t>: ambele setate identic și variate la fiecare beacon pentru a simula rețele unice. Ultimul octet este modificat în funcție de indexul beaconului.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Sequence/Fragment number</w:t>
      </w:r>
      <w:r>
        <w:rPr>
          <w:rFonts w:hint="default" w:ascii="Times New Roman" w:hAnsi="Times New Roman" w:eastAsia="SimSun" w:cs="Times New Roman"/>
          <w:b w:val="0"/>
          <w:bCs w:val="0"/>
          <w:color w:val="auto"/>
          <w:kern w:val="0"/>
          <w:sz w:val="24"/>
          <w:szCs w:val="24"/>
          <w:lang w:val="en-US" w:eastAsia="zh-CN" w:bidi="ar"/>
        </w:rPr>
        <w:t>: incrementat pentru fiecare SSID, permițând identificarea de cadre unice.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Timestamp</w:t>
      </w:r>
      <w:r>
        <w:rPr>
          <w:rFonts w:hint="default" w:ascii="Times New Roman" w:hAnsi="Times New Roman" w:eastAsia="SimSun" w:cs="Times New Roman"/>
          <w:b w:val="0"/>
          <w:bCs w:val="0"/>
          <w:color w:val="auto"/>
          <w:kern w:val="0"/>
          <w:sz w:val="24"/>
          <w:szCs w:val="24"/>
          <w:lang w:val="en-US" w:eastAsia="zh-CN" w:bidi="ar"/>
        </w:rPr>
        <w:t>: lăsat 0, va fi suprascris de hardware.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Beacon interval</w:t>
      </w:r>
      <w:r>
        <w:rPr>
          <w:rFonts w:hint="default" w:ascii="Times New Roman" w:hAnsi="Times New Roman" w:eastAsia="SimSun" w:cs="Times New Roman"/>
          <w:b w:val="0"/>
          <w:bCs w:val="0"/>
          <w:color w:val="auto"/>
          <w:kern w:val="0"/>
          <w:sz w:val="24"/>
          <w:szCs w:val="24"/>
          <w:lang w:val="en-US" w:eastAsia="zh-CN" w:bidi="ar"/>
        </w:rPr>
        <w:t>: 0x0064 (100ms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Capability info</w:t>
      </w:r>
      <w:r>
        <w:rPr>
          <w:rFonts w:hint="default" w:ascii="Times New Roman" w:hAnsi="Times New Roman" w:eastAsia="SimSun" w:cs="Times New Roman"/>
          <w:b w:val="0"/>
          <w:bCs w:val="0"/>
          <w:color w:val="auto"/>
          <w:kern w:val="0"/>
          <w:sz w:val="24"/>
          <w:szCs w:val="24"/>
          <w:lang w:val="en-US" w:eastAsia="zh-CN" w:bidi="ar"/>
        </w:rPr>
        <w:t>: 0x0431 - stabilește capabilitățile AP-ului fals (suport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SSID</w:t>
      </w:r>
      <w:r>
        <w:rPr>
          <w:rFonts w:hint="default" w:ascii="Times New Roman" w:hAnsi="Times New Roman" w:eastAsia="SimSun" w:cs="Times New Roman"/>
          <w:b w:val="0"/>
          <w:bCs w:val="0"/>
          <w:color w:val="auto"/>
          <w:kern w:val="0"/>
          <w:sz w:val="24"/>
          <w:szCs w:val="24"/>
          <w:lang w:val="en-US" w:eastAsia="zh-CN" w:bidi="ar"/>
        </w:rPr>
        <w:t>: este completat dinamic, luat dintr-o listă de șiruri de caractere predefinite. Lungimea și conținutul sunt scrise în beacon manual pentru fiecare pachet.</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Supported rates</w:t>
      </w:r>
      <w:r>
        <w:rPr>
          <w:rFonts w:hint="default" w:ascii="Times New Roman" w:hAnsi="Times New Roman" w:eastAsia="SimSun" w:cs="Times New Roman"/>
          <w:b w:val="0"/>
          <w:bCs w:val="0"/>
          <w:color w:val="auto"/>
          <w:kern w:val="0"/>
          <w:sz w:val="24"/>
          <w:szCs w:val="24"/>
          <w:lang w:val="en-US" w:eastAsia="zh-CN" w:bidi="ar"/>
        </w:rPr>
        <w:t>: câmp fix care indică ratele de transmisie suportate (ex: 1 Mbps până la 36 Mbps).</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DS Parameter set</w:t>
      </w:r>
      <w:r>
        <w:rPr>
          <w:rFonts w:hint="default" w:ascii="Times New Roman" w:hAnsi="Times New Roman" w:eastAsia="SimSun" w:cs="Times New Roman"/>
          <w:b w:val="0"/>
          <w:bCs w:val="0"/>
          <w:color w:val="auto"/>
          <w:kern w:val="0"/>
          <w:sz w:val="24"/>
          <w:szCs w:val="24"/>
          <w:lang w:val="en-US" w:eastAsia="zh-CN" w:bidi="ar"/>
        </w:rPr>
        <w:t>: indică canalul curent de transmisie (canalul 1 în implementare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 (Traffic Indication Map)</w:t>
      </w:r>
      <w:r>
        <w:rPr>
          <w:rFonts w:hint="default" w:ascii="Times New Roman" w:hAnsi="Times New Roman" w:eastAsia="SimSun" w:cs="Times New Roman"/>
          <w:b w:val="0"/>
          <w:bCs w:val="0"/>
          <w:color w:val="auto"/>
          <w:kern w:val="0"/>
          <w:sz w:val="24"/>
          <w:szCs w:val="24"/>
          <w:lang w:val="en-US" w:eastAsia="zh-CN" w:bidi="ar"/>
        </w:rPr>
        <w:t>: informații despre buffer multicast pentru clienți în mod power-saving, completate cu valori standard.</w:t>
      </w:r>
    </w:p>
    <w:p>
      <w:pPr>
        <w:pStyle w:val="15"/>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24"/>
                    <a:stretch>
                      <a:fillRect/>
                    </a:stretch>
                  </pic:blipFill>
                  <pic:spPr>
                    <a:xfrm>
                      <a:off x="0" y="0"/>
                      <a:ext cx="6109970" cy="2199005"/>
                    </a:xfrm>
                    <a:prstGeom prst="rect">
                      <a:avLst/>
                    </a:prstGeom>
                  </pic:spPr>
                </pic:pic>
              </a:graphicData>
            </a:graphic>
          </wp:inline>
        </w:drawing>
      </w:r>
    </w:p>
    <w:p>
      <w:pPr>
        <w:pStyle w:val="10"/>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bidi w:val="0"/>
        <w:rPr>
          <w:rFonts w:hint="default" w:ascii="Times New Roman" w:hAnsi="Times New Roman" w:cs="Times New Roman"/>
          <w:b/>
          <w:bCs/>
          <w:color w:val="auto"/>
          <w:sz w:val="24"/>
          <w:szCs w:val="24"/>
          <w:lang w:val="en-US" w:eastAsia="zh-CN"/>
        </w:rPr>
      </w:pPr>
      <w:bookmarkStart w:id="70" w:name="_Toc629652326"/>
      <w:bookmarkStart w:id="71" w:name="_Toc1471994876"/>
      <w:bookmarkStart w:id="72" w:name="_Toc1904918531"/>
      <w:r>
        <w:rPr>
          <w:rFonts w:hint="default" w:ascii="Times New Roman" w:hAnsi="Times New Roman" w:cs="Times New Roman"/>
          <w:b/>
          <w:bCs/>
          <w:color w:val="auto"/>
          <w:sz w:val="24"/>
          <w:szCs w:val="24"/>
          <w:lang w:val="en-US" w:eastAsia="zh-CN"/>
        </w:rPr>
        <w:t>4.4.3 Mecanismul de execuție</w:t>
      </w:r>
      <w:bookmarkEnd w:id="70"/>
      <w:bookmarkEnd w:id="71"/>
      <w:bookmarkEnd w:id="7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esp_wifi_80211_tx, care permite injectarea de cadre brute în rețea.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Rata de transmitere este calculată în funcție de numărul total de SSID-uri și de un delay de 100 ms împărțit la acest număr, astfel încât toate beacon-urile să fie transmise ciclic și constant.</w:t>
      </w:r>
    </w:p>
    <w:p>
      <w:pPr>
        <w:pStyle w:val="15"/>
        <w:keepNext w:val="0"/>
        <w:keepLines w:val="0"/>
        <w:widowControl/>
        <w:suppressLineNumbers w:val="0"/>
        <w:ind w:firstLine="0" w:firstLineChars="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Impactul asupra rețelelor și clienților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Dispozitivele client vor interpreta fiecare beacon ca o rețea validă și o vor adăuga în lista de rețele disponibile. Această simulare masivă poate duce la:</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Saturația interfeței grafice de conectare (ex: Android, Windows);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Întârzierea sau blocarea conectării la rețele reale;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Încercări automate de conectare la rețele false dacă numele este memorat;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Scăderea performanței Wi-Fi în aplicații legitime;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Blocaje temporare în driverul rețelei sau scanare repetată eșuată.</w:t>
      </w:r>
    </w:p>
    <w:p>
      <w:pPr>
        <w:pStyle w:val="4"/>
        <w:bidi w:val="0"/>
        <w:rPr>
          <w:rFonts w:hint="default" w:ascii="Times New Roman" w:hAnsi="Times New Roman" w:cs="Times New Roman"/>
          <w:b/>
          <w:bCs/>
          <w:sz w:val="24"/>
          <w:szCs w:val="24"/>
          <w:lang w:val="en-US" w:eastAsia="zh-CN"/>
        </w:rPr>
      </w:pPr>
      <w:bookmarkStart w:id="73" w:name="_Toc621685809"/>
      <w:bookmarkStart w:id="74" w:name="_Toc324995668"/>
      <w:bookmarkStart w:id="75" w:name="_Toc471386855"/>
      <w:r>
        <w:rPr>
          <w:rFonts w:hint="default" w:ascii="Times New Roman" w:hAnsi="Times New Roman" w:cs="Times New Roman"/>
          <w:b/>
          <w:bCs/>
          <w:sz w:val="24"/>
          <w:szCs w:val="24"/>
          <w:lang w:val="en-US" w:eastAsia="zh-CN"/>
        </w:rPr>
        <w:t>4.4.4 Observații asupra limitelor</w:t>
      </w:r>
      <w:bookmarkEnd w:id="73"/>
      <w:bookmarkEnd w:id="74"/>
      <w:bookmarkEnd w:id="75"/>
    </w:p>
    <w:p>
      <w:pPr>
        <w:pStyle w:val="15"/>
        <w:keepNext w:val="0"/>
        <w:keepLines w:val="0"/>
        <w:widowControl/>
        <w:suppressLineNumbers w:val="0"/>
        <w:spacing w:before="0" w:after="0" w:afterAutospacing="1" w:line="240" w:lineRule="auto"/>
        <w:ind w:left="0" w:right="0" w:firstLine="0" w:firstLineChars="0"/>
        <w:jc w:val="left"/>
        <w:rPr>
          <w:rFonts w:eastAsia="SimSun"/>
          <w:kern w:val="0"/>
          <w:lang w:val="en-US" w:eastAsia="zh-CN" w:bidi="ar"/>
        </w:rPr>
      </w:pPr>
      <w:r>
        <w:rPr>
          <w:rFonts w:eastAsia="SimSun"/>
          <w:kern w:val="0"/>
          <w:lang w:val="en-US" w:eastAsia="zh-CN" w:bidi="ar"/>
        </w:rPr>
        <w:t>Deși foarte eficient vizual și funcțional în zone restrânse, atacul are câteva limitări:</w:t>
      </w:r>
    </w:p>
    <w:p>
      <w:pPr>
        <w:pStyle w:val="15"/>
        <w:keepNext w:val="0"/>
        <w:keepLines w:val="0"/>
        <w:widowControl/>
        <w:suppressLineNumbers w:val="0"/>
        <w:spacing w:before="0" w:after="0" w:afterAutospacing="1" w:line="240" w:lineRule="auto"/>
        <w:ind w:left="0" w:right="0" w:firstLine="720" w:firstLineChars="0"/>
        <w:jc w:val="left"/>
        <w:rPr>
          <w:rFonts w:hint="default" w:eastAsia="SimSun"/>
          <w:kern w:val="0"/>
          <w:lang w:val="en-US" w:eastAsia="zh-CN" w:bidi="ar"/>
        </w:rPr>
      </w:pPr>
      <w:r>
        <w:rPr>
          <w:rFonts w:hint="default" w:eastAsia="SimSun"/>
          <w:kern w:val="0"/>
          <w:lang w:val="en-US" w:eastAsia="zh-CN" w:bidi="ar"/>
        </w:rPr>
        <w:t xml:space="preserve">- </w:t>
      </w:r>
      <w:r>
        <w:rPr>
          <w:rFonts w:eastAsia="SimSun"/>
          <w:kern w:val="0"/>
          <w:lang w:val="en-US" w:eastAsia="zh-CN" w:bidi="ar"/>
        </w:rPr>
        <w:t>Nu poate forța conectarea clienților la rețele false fără o combinație cu alte atacuri (ex. deauth);</w:t>
      </w:r>
      <w:r>
        <w:rPr>
          <w:rFonts w:eastAsia="SimSun"/>
          <w:kern w:val="0"/>
          <w:lang w:val="en-US" w:eastAsia="zh-CN" w:bidi="ar"/>
        </w:rPr>
        <w:br w:type="textWrapping"/>
      </w:r>
      <w:r>
        <w:rPr>
          <w:rFonts w:hint="default" w:eastAsia="SimSun"/>
          <w:kern w:val="0"/>
          <w:lang w:val="en-US" w:eastAsia="zh-CN" w:bidi="ar"/>
        </w:rPr>
        <w:tab/>
        <w:t xml:space="preserve">- </w:t>
      </w:r>
      <w:r>
        <w:rPr>
          <w:rFonts w:eastAsia="SimSun"/>
          <w:kern w:val="0"/>
          <w:lang w:val="en-US" w:eastAsia="zh-CN" w:bidi="ar"/>
        </w:rPr>
        <w:t>Este limitat la puterea de transmisie a ESP32 și canalul pe care operează;</w:t>
      </w:r>
      <w:r>
        <w:rPr>
          <w:rFonts w:eastAsia="SimSun"/>
          <w:kern w:val="0"/>
          <w:lang w:val="en-US" w:eastAsia="zh-CN" w:bidi="ar"/>
        </w:rPr>
        <w:br w:type="textWrapping"/>
      </w:r>
      <w:r>
        <w:rPr>
          <w:rFonts w:hint="default" w:eastAsia="SimSun"/>
          <w:kern w:val="0"/>
          <w:lang w:val="en-US" w:eastAsia="zh-CN" w:bidi="ar"/>
        </w:rPr>
        <w:tab/>
        <w:t xml:space="preserve">- </w:t>
      </w:r>
      <w:r>
        <w:rPr>
          <w:rFonts w:eastAsia="SimSun"/>
          <w:kern w:val="0"/>
          <w:lang w:val="en-US" w:eastAsia="zh-CN" w:bidi="ar"/>
        </w:rPr>
        <w:t>Poate fi detectat de sisteme de monitorizare a traficului wireless.</w:t>
      </w:r>
    </w:p>
    <w:p>
      <w:pPr>
        <w:pStyle w:val="3"/>
        <w:bidi w:val="0"/>
        <w:rPr>
          <w:rFonts w:hint="default" w:ascii="Times New Roman" w:hAnsi="Times New Roman" w:cs="Times New Roman"/>
          <w:b/>
          <w:bCs/>
          <w:sz w:val="24"/>
          <w:szCs w:val="24"/>
          <w:lang w:val="en-US" w:eastAsia="zh-CN"/>
        </w:rPr>
      </w:pPr>
      <w:bookmarkStart w:id="76" w:name="_Toc407760663"/>
      <w:bookmarkStart w:id="77" w:name="_Toc1759373505"/>
      <w:r>
        <w:rPr>
          <w:rFonts w:hint="default" w:ascii="Times New Roman" w:hAnsi="Times New Roman" w:cs="Times New Roman"/>
          <w:b/>
          <w:bCs/>
          <w:sz w:val="24"/>
          <w:szCs w:val="24"/>
          <w:lang w:val="en-US" w:eastAsia="zh-CN"/>
        </w:rPr>
        <w:t>4.5. Deauthentication frames</w:t>
      </w:r>
      <w:bookmarkEnd w:id="76"/>
      <w:bookmarkEnd w:id="77"/>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3"/>
        <w:bidi w:val="0"/>
        <w:rPr>
          <w:rFonts w:hint="default" w:ascii="Times New Roman" w:hAnsi="Times New Roman" w:cs="Times New Roman"/>
          <w:b/>
          <w:bCs/>
          <w:sz w:val="24"/>
          <w:szCs w:val="24"/>
          <w:lang w:val="en-US" w:eastAsia="zh-CN"/>
        </w:rPr>
      </w:pPr>
      <w:bookmarkStart w:id="78" w:name="_Toc67511633"/>
      <w:bookmarkStart w:id="79" w:name="_Toc2055638329"/>
      <w:r>
        <w:rPr>
          <w:rFonts w:hint="default" w:ascii="Times New Roman" w:hAnsi="Times New Roman" w:cs="Times New Roman"/>
          <w:b/>
          <w:bCs/>
          <w:sz w:val="24"/>
          <w:szCs w:val="24"/>
          <w:lang w:val="en-US" w:eastAsia="zh-CN"/>
        </w:rPr>
        <w:t>4.6. Atacurile de deautentificare</w:t>
      </w:r>
      <w:bookmarkEnd w:id="78"/>
      <w:bookmarkEnd w:id="7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Există două variante principale ale atacului: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Broadcast Deauthentication</w:t>
      </w:r>
      <w:r>
        <w:rPr>
          <w:rFonts w:hint="default" w:ascii="Times New Roman" w:hAnsi="Times New Roman" w:eastAsia="SimSun" w:cs="Times New Roman"/>
          <w:b w:val="0"/>
          <w:bCs w:val="0"/>
          <w:color w:val="auto"/>
          <w:kern w:val="0"/>
          <w:sz w:val="24"/>
          <w:szCs w:val="24"/>
          <w:lang w:val="en-US" w:eastAsia="zh-CN" w:bidi="ar"/>
        </w:rPr>
        <w:t xml:space="preserve"> –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 xml:space="preserve">Unicast Deauthentication </w:t>
      </w:r>
      <w:r>
        <w:rPr>
          <w:rFonts w:hint="default" w:ascii="Times New Roman" w:hAnsi="Times New Roman" w:eastAsia="SimSun" w:cs="Times New Roman"/>
          <w:b w:val="0"/>
          <w:bCs w:val="0"/>
          <w:color w:val="auto"/>
          <w:kern w:val="0"/>
          <w:sz w:val="24"/>
          <w:szCs w:val="24"/>
          <w:lang w:val="en-US" w:eastAsia="zh-CN" w:bidi="ar"/>
        </w:rPr>
        <w:t>– cadrele sunt trimise țintit către adresa MAC a unui client. Este mai eficient, deoarece dispozitivul client consideră sursa ca fiind autentică.</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atacator are nevoie 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un adaptor Wi-Fi compatibil cu modul „monitor” și capabil de injecție de pachete,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software specializat (ex. aireplay-ng, mdk3, Scapy),</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identificarea adresei MAC a clientului și BSSID-ul AP-ului (prin scanare cu airodump-ng).</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 [1].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4"/>
        <w:bidi w:val="0"/>
        <w:rPr>
          <w:rFonts w:hint="default" w:ascii="Times New Roman" w:hAnsi="Times New Roman" w:cs="Times New Roman"/>
          <w:b/>
          <w:bCs/>
          <w:sz w:val="24"/>
          <w:szCs w:val="24"/>
          <w:lang w:val="en-US" w:eastAsia="zh-CN"/>
        </w:rPr>
      </w:pPr>
      <w:bookmarkStart w:id="80" w:name="_Toc161376738"/>
      <w:bookmarkStart w:id="81" w:name="_Toc428714090"/>
      <w:r>
        <w:rPr>
          <w:rFonts w:hint="default" w:ascii="Times New Roman" w:hAnsi="Times New Roman" w:cs="Times New Roman"/>
          <w:b/>
          <w:bCs/>
          <w:sz w:val="24"/>
          <w:szCs w:val="24"/>
          <w:lang w:val="en-US" w:eastAsia="zh-CN"/>
        </w:rPr>
        <w:t>4.6.1 Realizarea in practica</w:t>
      </w:r>
      <w:bookmarkEnd w:id="80"/>
      <w:bookmarkEnd w:id="8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 cadrul proiectului atacul este structurat pe mai multe faze distincte, reflectând o abordare sistematică ce imită comportamentul natural al rețelelor Wi-Fi.</w:t>
      </w: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2" w:name="_Toc1935796305"/>
      <w:r>
        <w:rPr>
          <w:rFonts w:hint="default" w:ascii="Times New Roman" w:hAnsi="Times New Roman" w:eastAsia="SimSun" w:cs="Times New Roman"/>
          <w:b/>
          <w:bCs/>
          <w:color w:val="auto"/>
          <w:kern w:val="0"/>
          <w:sz w:val="24"/>
          <w:szCs w:val="24"/>
          <w:lang w:val="en-US" w:eastAsia="zh-CN" w:bidi="ar"/>
        </w:rPr>
        <w:t>Faza 1: Scanarea rețelelor</w:t>
      </w:r>
      <w:bookmarkEnd w:id="8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3" w:name="_Toc781162340"/>
      <w:r>
        <w:rPr>
          <w:rFonts w:hint="default" w:ascii="Times New Roman" w:hAnsi="Times New Roman" w:eastAsia="SimSun" w:cs="Times New Roman"/>
          <w:b/>
          <w:bCs/>
          <w:color w:val="auto"/>
          <w:kern w:val="0"/>
          <w:sz w:val="24"/>
          <w:szCs w:val="24"/>
          <w:lang w:val="en-US" w:eastAsia="zh-CN" w:bidi="ar"/>
        </w:rPr>
        <w:t>Faza 2: Configurarea pentru atac</w:t>
      </w:r>
      <w:bookmarkEnd w:id="8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ESP32 va putea intercepta pachetele trimise broadcast către AP-ul real (fiind pe același canal și cu aceeași identitate);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eastAsia="SimSun" w:cs="Times New Roman"/>
          <w:b w:val="0"/>
          <w:bCs w:val="0"/>
          <w:color w:val="auto"/>
          <w:kern w:val="0"/>
          <w:sz w:val="24"/>
          <w:szCs w:val="24"/>
          <w:lang w:val="en-US" w:eastAsia="zh-CN" w:bidi="ar"/>
        </w:rPr>
        <w:tab/>
        <w:t xml:space="preserve">- </w:t>
      </w:r>
      <w:r>
        <w:rPr>
          <w:rFonts w:hint="default" w:ascii="Times New Roman" w:hAnsi="Times New Roman" w:eastAsia="SimSun" w:cs="Times New Roman"/>
          <w:b w:val="0"/>
          <w:bCs w:val="0"/>
          <w:color w:val="auto"/>
          <w:kern w:val="0"/>
          <w:sz w:val="24"/>
          <w:szCs w:val="24"/>
          <w:lang w:val="en-US" w:eastAsia="zh-CN" w:bidi="ar"/>
        </w:rPr>
        <w:t>Clienții care comunică cu AP-ul real pot trimite accidental pachete și către ESP32, mai ales în cazul în care semnalul ESP32 este mai puternic.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Faza 3: Transmiterea cadrelor de deautentificare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cadru de deautentificare include: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setat pentru a indica un management frame de tip deauth;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Duration</w:t>
      </w:r>
      <w:r>
        <w:rPr>
          <w:rFonts w:hint="default" w:ascii="Times New Roman" w:hAnsi="Times New Roman" w:eastAsia="SimSun" w:cs="Times New Roman"/>
          <w:b w:val="0"/>
          <w:bCs w:val="0"/>
          <w:color w:val="auto"/>
          <w:kern w:val="0"/>
          <w:sz w:val="24"/>
          <w:szCs w:val="24"/>
          <w:lang w:val="en-US" w:eastAsia="zh-CN" w:bidi="ar"/>
        </w:rPr>
        <w:t>: câmp uzual setat la 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xml:space="preserve"> (DA): adresa MAC a clientului;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Source Address</w:t>
      </w:r>
      <w:r>
        <w:rPr>
          <w:rFonts w:hint="default" w:ascii="Times New Roman" w:hAnsi="Times New Roman" w:eastAsia="SimSun" w:cs="Times New Roman"/>
          <w:b w:val="0"/>
          <w:bCs w:val="0"/>
          <w:color w:val="auto"/>
          <w:kern w:val="0"/>
          <w:sz w:val="24"/>
          <w:szCs w:val="24"/>
          <w:lang w:val="en-US" w:eastAsia="zh-CN" w:bidi="ar"/>
        </w:rPr>
        <w:t xml:space="preserve"> (SA): adresa MAC a AP-ului (fals, în cazul nostru);</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BSSID</w:t>
      </w:r>
      <w:r>
        <w:rPr>
          <w:rFonts w:hint="default" w:ascii="Times New Roman" w:hAnsi="Times New Roman" w:eastAsia="SimSun" w:cs="Times New Roman"/>
          <w:b w:val="0"/>
          <w:bCs w:val="0"/>
          <w:color w:val="auto"/>
          <w:kern w:val="0"/>
          <w:sz w:val="24"/>
          <w:szCs w:val="24"/>
          <w:lang w:val="en-US" w:eastAsia="zh-CN" w:bidi="ar"/>
        </w:rPr>
        <w:t>: adresa MAC a AP-ului;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Reason Code</w:t>
      </w:r>
      <w:r>
        <w:rPr>
          <w:rFonts w:hint="default" w:ascii="Times New Roman" w:hAnsi="Times New Roman" w:eastAsia="SimSun" w:cs="Times New Roman"/>
          <w:b w:val="0"/>
          <w:bCs w:val="0"/>
          <w:color w:val="auto"/>
          <w:kern w:val="0"/>
          <w:sz w:val="24"/>
          <w:szCs w:val="24"/>
          <w:lang w:val="en-US" w:eastAsia="zh-CN" w:bidi="ar"/>
        </w:rPr>
        <w:t>: motivul de deautentificare, de obicei 0x0001 (stația a fost deautentificată de AP).</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ESP32 folosește funcția de transmisie de cadre brute esp_wifi_80211_tx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bidi w:val="0"/>
        <w:rPr>
          <w:rFonts w:hint="default" w:ascii="Times New Roman" w:hAnsi="Times New Roman" w:cs="Times New Roman"/>
          <w:b/>
          <w:bCs/>
          <w:color w:val="auto"/>
          <w:sz w:val="24"/>
          <w:szCs w:val="24"/>
          <w:lang w:val="en-US" w:eastAsia="zh-CN"/>
        </w:rPr>
      </w:pPr>
      <w:bookmarkStart w:id="84" w:name="_Toc868861154"/>
      <w:bookmarkStart w:id="85" w:name="_Toc1618752812"/>
      <w:bookmarkStart w:id="86" w:name="_Toc1556505108"/>
      <w:r>
        <w:rPr>
          <w:rFonts w:hint="default" w:ascii="Times New Roman" w:hAnsi="Times New Roman" w:cs="Times New Roman"/>
          <w:b/>
          <w:bCs/>
          <w:color w:val="auto"/>
          <w:sz w:val="24"/>
          <w:szCs w:val="24"/>
          <w:lang w:val="en-US" w:eastAsia="zh-CN"/>
        </w:rPr>
        <w:t>4.6.2 Efectul atacului</w:t>
      </w:r>
      <w:bookmarkEnd w:id="84"/>
      <w:bookmarkEnd w:id="85"/>
      <w:bookmarkEnd w:id="8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w:t>
      </w:r>
      <w:r>
        <w:rPr>
          <w:rFonts w:hint="default" w:ascii="Times New Roman" w:hAnsi="Times New Roman" w:eastAsia="SimSun" w:cs="Times New Roman"/>
          <w:b w:val="0"/>
          <w:bCs w:val="0"/>
          <w:color w:val="auto"/>
          <w:kern w:val="0"/>
          <w:sz w:val="24"/>
          <w:szCs w:val="24"/>
          <w:lang w:val="en-US" w:eastAsia="zh-CN" w:bidi="ar"/>
        </w:rPr>
        <w:t>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încerce reconectarea automată (declanșând un nou atac);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se conecteze la un AP fals (dacă este disponibil un Evil Twin);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intre într-un ciclu de conectare-deconectare, afectând grav utilizabilitatea rețelei.</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87" w:name="_Toc105451530"/>
      <w:r>
        <w:rPr>
          <w:rFonts w:hint="default" w:ascii="Times New Roman" w:hAnsi="Times New Roman" w:eastAsia="SimSun" w:cs="Times New Roman"/>
          <w:b/>
          <w:bCs/>
          <w:color w:val="auto"/>
          <w:kern w:val="0"/>
          <w:sz w:val="24"/>
          <w:szCs w:val="24"/>
          <w:lang w:val="en-US" w:eastAsia="zh-CN" w:bidi="ar"/>
        </w:rPr>
        <w:t>4.7. Ce este DNS</w:t>
      </w:r>
      <w:bookmarkEnd w:id="8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4"/>
        </w:rPr>
        <w:t>www.example.com</w:t>
      </w:r>
      <w:r>
        <w:fldChar w:fldCharType="end"/>
      </w:r>
      <w:r>
        <w:rPr>
          <w:rFonts w:hint="default" w:ascii="Times New Roman" w:hAnsi="Times New Roman"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 adrese IP (ex: 93.184.216.34), pe care calculatoarele le pot utiliza pentru a comunica între ele [16].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3"/>
        <w:bidi w:val="0"/>
        <w:rPr>
          <w:rFonts w:hint="default" w:ascii="Times New Roman" w:hAnsi="Times New Roman" w:cs="Times New Roman"/>
          <w:b/>
          <w:bCs/>
          <w:sz w:val="24"/>
          <w:szCs w:val="24"/>
          <w:lang w:val="en-US" w:eastAsia="zh-CN"/>
        </w:rPr>
      </w:pPr>
      <w:bookmarkStart w:id="88" w:name="_Toc613730511"/>
      <w:bookmarkStart w:id="89" w:name="_Toc1336001204"/>
      <w:r>
        <w:rPr>
          <w:rFonts w:hint="default" w:ascii="Times New Roman" w:hAnsi="Times New Roman" w:cs="Times New Roman"/>
          <w:b/>
          <w:bCs/>
          <w:sz w:val="24"/>
          <w:szCs w:val="24"/>
          <w:lang w:val="en-US" w:eastAsia="zh-CN"/>
        </w:rPr>
        <w:t>4.8. Mesajele DNS</w:t>
      </w:r>
      <w:bookmarkEnd w:id="88"/>
      <w:bookmarkEnd w:id="8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 [16].</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mesaj DNS conține următoarele secțiuni: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u w:val="single"/>
          <w:lang w:val="en-US" w:eastAsia="zh-CN" w:bidi="ar"/>
        </w:rPr>
        <w:t xml:space="preserve">Header </w:t>
      </w:r>
      <w:r>
        <w:rPr>
          <w:rFonts w:hint="default" w:ascii="Times New Roman" w:hAnsi="Times New Roman" w:eastAsia="SimSun" w:cs="Times New Roman"/>
          <w:b w:val="0"/>
          <w:bCs w:val="0"/>
          <w:color w:val="auto"/>
          <w:kern w:val="0"/>
          <w:sz w:val="24"/>
          <w:szCs w:val="24"/>
          <w:lang w:val="en-US" w:eastAsia="zh-CN" w:bidi="ar"/>
        </w:rPr>
        <w:t>– 12 octeți care includ ID-ul unic al cererii, tipul mesajului (query/response), coduri de eroare, câmpuri de control (ex: dacă este răspuns autoritar, dacă se permite recursivitate).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i w:val="0"/>
          <w:iCs w:val="0"/>
          <w:color w:val="auto"/>
          <w:kern w:val="0"/>
          <w:sz w:val="24"/>
          <w:szCs w:val="24"/>
          <w:u w:val="single"/>
          <w:lang w:val="en-US" w:eastAsia="zh-CN" w:bidi="ar"/>
        </w:rPr>
        <w:t xml:space="preserve">Question </w:t>
      </w:r>
      <w:r>
        <w:rPr>
          <w:rFonts w:hint="default" w:ascii="Times New Roman" w:hAnsi="Times New Roman" w:eastAsia="SimSun" w:cs="Times New Roman"/>
          <w:b w:val="0"/>
          <w:bCs w:val="0"/>
          <w:color w:val="auto"/>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Answer </w:t>
      </w:r>
      <w:r>
        <w:rPr>
          <w:rFonts w:hint="default" w:ascii="Times New Roman" w:hAnsi="Times New Roman" w:eastAsia="SimSun" w:cs="Times New Roman"/>
          <w:b w:val="0"/>
          <w:bCs w:val="0"/>
          <w:color w:val="auto"/>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Authority </w:t>
      </w:r>
      <w:r>
        <w:rPr>
          <w:rFonts w:hint="default" w:ascii="Times New Roman" w:hAnsi="Times New Roman" w:eastAsia="SimSun" w:cs="Times New Roman"/>
          <w:b w:val="0"/>
          <w:bCs w:val="0"/>
          <w:color w:val="auto"/>
          <w:kern w:val="0"/>
          <w:sz w:val="24"/>
          <w:szCs w:val="24"/>
          <w:lang w:val="en-US" w:eastAsia="zh-CN" w:bidi="ar"/>
        </w:rPr>
        <w:t>– indică serverul autoritar pentru domeniul interogat.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Additional </w:t>
      </w:r>
      <w:r>
        <w:rPr>
          <w:rFonts w:hint="default" w:ascii="Times New Roman" w:hAnsi="Times New Roman" w:eastAsia="SimSun" w:cs="Times New Roman"/>
          <w:b w:val="0"/>
          <w:bCs w:val="0"/>
          <w:color w:val="auto"/>
          <w:kern w:val="0"/>
          <w:sz w:val="24"/>
          <w:szCs w:val="24"/>
          <w:lang w:val="en-US" w:eastAsia="zh-CN" w:bidi="ar"/>
        </w:rPr>
        <w:t>– poate include informații adiționale utile (ex: alte IP-uri, TTL, recorduri de tip OPT pentru EDNS) [16].</w:t>
      </w:r>
    </w:p>
    <w:p>
      <w:pPr>
        <w:pStyle w:val="15"/>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25"/>
                    <a:stretch>
                      <a:fillRect/>
                    </a:stretch>
                  </pic:blipFill>
                  <pic:spPr>
                    <a:xfrm>
                      <a:off x="0" y="0"/>
                      <a:ext cx="4885690" cy="3434715"/>
                    </a:xfrm>
                    <a:prstGeom prst="rect">
                      <a:avLst/>
                    </a:prstGeom>
                    <a:noFill/>
                    <a:ln>
                      <a:noFill/>
                    </a:ln>
                  </pic:spPr>
                </pic:pic>
              </a:graphicData>
            </a:graphic>
          </wp:inline>
        </w:drawing>
      </w:r>
    </w:p>
    <w:p>
      <w:pPr>
        <w:pStyle w:val="10"/>
        <w:jc w:val="center"/>
        <w:rPr>
          <w:rFonts w:hint="default"/>
          <w:lang w:val="en-US" w:eastAsia="zh-CN"/>
        </w:rPr>
      </w:pPr>
      <w:r>
        <w:rPr>
          <w:rFonts w:hint="default" w:cs="Times New Roman"/>
          <w:b w:val="0"/>
          <w:bCs w:val="0"/>
          <w:kern w:val="0"/>
          <w:sz w:val="18"/>
          <w:szCs w:val="18"/>
          <w:lang w:val="en-US" w:eastAsia="zh-CN" w:bidi="ar"/>
        </w:rPr>
        <w:t>Fig 4.5</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 [16].</w:t>
      </w:r>
    </w:p>
    <w:p>
      <w:pPr>
        <w:pStyle w:val="15"/>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157" name="Picture 157"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Picture7"/>
                    <pic:cNvPicPr>
                      <a:picLocks noChangeAspect="1"/>
                    </pic:cNvPicPr>
                  </pic:nvPicPr>
                  <pic:blipFill>
                    <a:blip r:embed="rId26"/>
                    <a:stretch>
                      <a:fillRect/>
                    </a:stretch>
                  </pic:blipFill>
                  <pic:spPr>
                    <a:xfrm>
                      <a:off x="0" y="0"/>
                      <a:ext cx="6111875" cy="1736725"/>
                    </a:xfrm>
                    <a:prstGeom prst="rect">
                      <a:avLst/>
                    </a:prstGeom>
                  </pic:spPr>
                </pic:pic>
              </a:graphicData>
            </a:graphic>
          </wp:inline>
        </w:drawing>
      </w:r>
    </w:p>
    <w:p>
      <w:pPr>
        <w:pStyle w:val="1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[13]. Această tehnică stă la baza atacului de tip DNS Hijacking. Tehnologiile moderne încearcă să contracareze aceste riscuri prin validare criptografică (DNSSEC) sau criptare completă a transportului (DoT, DoH), dar implementarea nu este universală [13].</w:t>
      </w:r>
    </w:p>
    <w:p>
      <w:pPr>
        <w:pStyle w:val="15"/>
        <w:keepNext w:val="0"/>
        <w:keepLines w:val="0"/>
        <w:widowControl/>
        <w:suppressLineNumbers w:val="0"/>
        <w:ind w:left="0" w:leftChars="0"/>
        <w:jc w:val="both"/>
      </w:pPr>
    </w:p>
    <w:p>
      <w:pPr>
        <w:pStyle w:val="3"/>
        <w:bidi w:val="0"/>
        <w:rPr>
          <w:rFonts w:hint="default" w:ascii="Times New Roman" w:hAnsi="Times New Roman" w:cs="Times New Roman"/>
          <w:b/>
          <w:bCs/>
          <w:sz w:val="24"/>
          <w:szCs w:val="24"/>
          <w:lang w:val="en-US" w:eastAsia="zh-CN"/>
        </w:rPr>
      </w:pPr>
      <w:bookmarkStart w:id="90" w:name="_Toc534482874"/>
      <w:bookmarkStart w:id="91" w:name="_Toc550409599"/>
      <w:r>
        <w:rPr>
          <w:rFonts w:hint="default" w:ascii="Times New Roman" w:hAnsi="Times New Roman" w:cs="Times New Roman"/>
          <w:b/>
          <w:bCs/>
          <w:sz w:val="24"/>
          <w:szCs w:val="24"/>
          <w:lang w:val="en-US" w:eastAsia="zh-CN"/>
        </w:rPr>
        <w:t>4.9. DNS Hijacking</w:t>
      </w:r>
      <w:bookmarkEnd w:id="90"/>
      <w:bookmarkEnd w:id="9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[13][16]. Un dispozitiv compromis sau un atacator aflat în aceeași rețea poate intercepta cererea DNS și trimite un răspuns modificat mai rapid decât serverul legitim, convingând clientul că adresa IP a site-ului solicitat este alta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Atacul poate avea loc în mai multe moduri: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 [13].</w:t>
      </w: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5"/>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7"/>
                    <a:stretch>
                      <a:fillRect/>
                    </a:stretch>
                  </pic:blipFill>
                  <pic:spPr>
                    <a:xfrm>
                      <a:off x="0" y="0"/>
                      <a:ext cx="4496435" cy="2998470"/>
                    </a:xfrm>
                    <a:prstGeom prst="rect">
                      <a:avLst/>
                    </a:prstGeom>
                  </pic:spPr>
                </pic:pic>
              </a:graphicData>
            </a:graphic>
          </wp:inline>
        </w:drawing>
      </w:r>
    </w:p>
    <w:p>
      <w:pPr>
        <w:pStyle w:val="10"/>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4"/>
        <w:bidi w:val="0"/>
        <w:rPr>
          <w:rFonts w:hint="default" w:ascii="Times New Roman" w:hAnsi="Times New Roman" w:cs="Times New Roman"/>
          <w:b/>
          <w:bCs/>
          <w:sz w:val="24"/>
          <w:szCs w:val="24"/>
          <w:lang w:val="en-US" w:eastAsia="zh-CN"/>
        </w:rPr>
      </w:pPr>
      <w:bookmarkStart w:id="92" w:name="_Toc941222231"/>
      <w:bookmarkStart w:id="93" w:name="_Toc1082449283"/>
      <w:r>
        <w:rPr>
          <w:rFonts w:hint="default" w:ascii="Times New Roman" w:hAnsi="Times New Roman" w:cs="Times New Roman"/>
          <w:b/>
          <w:bCs/>
          <w:sz w:val="24"/>
          <w:szCs w:val="24"/>
          <w:lang w:val="en-US" w:eastAsia="zh-CN"/>
        </w:rPr>
        <w:t>4.9.1 Realizarea in practica</w:t>
      </w:r>
      <w:bookmarkEnd w:id="92"/>
      <w:bookmarkEnd w:id="9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5"/>
        <w:keepNext w:val="0"/>
        <w:keepLines w:val="0"/>
        <w:widowControl/>
        <w:suppressLineNumbers w:val="0"/>
        <w:jc w:val="both"/>
        <w:rPr>
          <w:rFonts w:hint="default" w:ascii="Times New Roman" w:hAnsi="Times New Roman" w:eastAsia="Arial" w:cs="Times New Roman"/>
          <w:b/>
          <w:bCs/>
          <w:color w:val="auto"/>
          <w:sz w:val="24"/>
          <w:szCs w:val="24"/>
          <w:lang w:val="en-US" w:eastAsia="zh-CN" w:bidi="ar-SA"/>
        </w:rPr>
      </w:pPr>
      <w:bookmarkStart w:id="94" w:name="_Toc366930489"/>
      <w:r>
        <w:rPr>
          <w:rFonts w:hint="default" w:ascii="Times New Roman" w:hAnsi="Times New Roman" w:eastAsia="Arial" w:cs="Times New Roman"/>
          <w:b/>
          <w:bCs/>
          <w:color w:val="auto"/>
          <w:sz w:val="24"/>
          <w:szCs w:val="24"/>
          <w:lang w:val="en-US" w:eastAsia="zh-CN" w:bidi="ar-SA"/>
        </w:rPr>
        <w:t>Inițializarea serverului DNS</w:t>
      </w:r>
      <w:bookmarkEnd w:id="94"/>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Serverul DNS rulează ca un task separat, utilizând un socket UDP legat la portul standard DNS (53). La inițializare, se creează un socket și se face binding la adresa locală INADDR_ANY, ceea ce înseamnă că serverul va asculta pe toate interfețele disponibile pentru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Dacă bindingul este reușit, serverul intră într-o buclă infinită în care ascultă cereri folosind recvfrom(). Pachetele primite sunt analizate și interpretate ca interogări DNS.</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5" w:name="_Toc815619681"/>
      <w:r>
        <w:rPr>
          <w:rFonts w:hint="default" w:ascii="Times New Roman" w:hAnsi="Times New Roman" w:cs="Times New Roman"/>
          <w:b/>
          <w:bCs/>
          <w:sz w:val="24"/>
          <w:szCs w:val="24"/>
          <w:lang w:val="en-US" w:eastAsia="zh-CN"/>
        </w:rPr>
        <w:t>Parsarea numelui de domeniu</w:t>
      </w:r>
      <w:bookmarkEnd w:id="95"/>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interpreta interogarea DNS, funcția get_query_name() este folosită pentru a extrage numele domeniului din secțiunea de întrebări a pachetului. Domeniul este extras folosind convenția DNS de tip etichetă: lungimea fiecărui segment urmată de caracterele segmentului. De exemplu, facebook.com apare în pachet ca 0x08 'facebook' 0x03 'com' 0x00. Această funcție reconstruiește domeniul complet și îl salvează într-un buffer pentru a putea fi comparat mai târziu.</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6" w:name="_Toc1949444337"/>
      <w:r>
        <w:rPr>
          <w:rFonts w:hint="default" w:ascii="Times New Roman" w:hAnsi="Times New Roman" w:cs="Times New Roman"/>
          <w:b/>
          <w:bCs/>
          <w:sz w:val="24"/>
          <w:szCs w:val="24"/>
          <w:lang w:val="en-US" w:eastAsia="zh-CN"/>
        </w:rPr>
        <w:t>Tratarea cererii DNS</w:t>
      </w:r>
      <w:bookmarkEnd w:id="9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ce se obține domeniul, serverul verifică dacă acesta este ținta (de exemplu, facebook.com sau www.facebook.com). Dacă da, construiește un răspuns DNS valid, direcționând domeniul către adresa IP a ESP32 (ex. 192.168.10.1).</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 setează bitul QR (Query Response) pentru a marca pachetul ca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completează câmpul ANCOUNT cu valoarea 1 (există un singur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adaugă în secțiunea de răspuns un record de tip A (adresa IPv4), cu un TTL de 120 secunde și adresa ESP32 codificată pe 4 octeți.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Clientul care a făcut cererea va interpreta acest răspuns ca valid și va încerca să se conecteze la adresa IP furnizată, adică la ESP32, în loc de serverul real.</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Comportament pentru domenii non-țintă</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Dacă domeniul cerut nu este unul din cele vizate, serverul construiește un răspuns NXDOMAIN. În acest caz:</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Bitul QR este setat, iar codul de eroare (RCODE) este 3, indicând că domeniul nu există.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Numărul de răspunsuri este 0 (ANCOUNT = 0).</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5"/>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97" w:name="_Toc59834549"/>
      <w:bookmarkStart w:id="98" w:name="_Toc276077849"/>
      <w:bookmarkStart w:id="99" w:name="_Toc2045233841"/>
      <w:bookmarkStart w:id="100" w:name="_Toc634786209"/>
      <w:bookmarkStart w:id="101" w:name="_Toc800375741"/>
      <w:r>
        <w:rPr>
          <w:rFonts w:hint="default" w:ascii="Times New Roman" w:hAnsi="Times New Roman" w:cs="Times New Roman"/>
          <w:b/>
          <w:bCs/>
          <w:sz w:val="24"/>
          <w:szCs w:val="24"/>
          <w:lang w:val="en-US" w:eastAsia="zh-CN"/>
        </w:rPr>
        <w:t>4.10 Arhitectura aplicației server-side pe ESP32</w:t>
      </w:r>
      <w:bookmarkEnd w:id="97"/>
      <w:bookmarkEnd w:id="98"/>
      <w:bookmarkEnd w:id="99"/>
      <w:bookmarkEnd w:id="100"/>
      <w:bookmarkEnd w:id="101"/>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susține funcționalitățile de scanare, atac și captare de date demonstrativă, aplicația rulează trei servere independente în paralel pe dispozitivul ESP32.</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Aceste servere sunt:</w:t>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w:t>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DNS pe portul standard 53, care răspunde la interogările DNS și direcționează utilizatorii către ESP32 atunci când aceștia solicită domenii vizate (ex: facebook.com).</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4"/>
        <w:bidi w:val="0"/>
        <w:rPr>
          <w:rFonts w:hint="default" w:ascii="Times New Roman" w:hAnsi="Times New Roman" w:cs="Times New Roman"/>
          <w:b/>
          <w:bCs/>
          <w:color w:val="auto"/>
          <w:sz w:val="24"/>
          <w:szCs w:val="24"/>
          <w:lang w:val="en-US" w:eastAsia="zh-CN"/>
        </w:rPr>
      </w:pPr>
      <w:bookmarkStart w:id="102" w:name="_Toc532377044"/>
      <w:bookmarkStart w:id="103" w:name="_Toc618088175"/>
      <w:r>
        <w:rPr>
          <w:rFonts w:hint="default" w:ascii="Times New Roman" w:hAnsi="Times New Roman" w:cs="Times New Roman"/>
          <w:b/>
          <w:bCs/>
          <w:color w:val="auto"/>
          <w:sz w:val="24"/>
          <w:szCs w:val="24"/>
          <w:lang w:val="en-US" w:eastAsia="zh-CN"/>
        </w:rPr>
        <w:t xml:space="preserve">4.10.1 </w:t>
      </w:r>
      <w:bookmarkStart w:id="104" w:name="_Toc956509740"/>
      <w:bookmarkStart w:id="105" w:name="_Toc1823625964"/>
      <w:bookmarkStart w:id="106" w:name="_Toc789323584"/>
      <w:r>
        <w:rPr>
          <w:rFonts w:hint="default" w:ascii="Times New Roman" w:hAnsi="Times New Roman" w:cs="Times New Roman"/>
          <w:b/>
          <w:bCs/>
          <w:color w:val="auto"/>
          <w:sz w:val="24"/>
          <w:szCs w:val="24"/>
          <w:lang w:val="en-US" w:eastAsia="zh-CN"/>
        </w:rPr>
        <w:t>Serverul Web Principal</w:t>
      </w:r>
      <w:bookmarkEnd w:id="102"/>
      <w:bookmarkEnd w:id="103"/>
      <w:bookmarkEnd w:id="104"/>
      <w:bookmarkEnd w:id="105"/>
      <w:bookmarkEnd w:id="10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Rutele expuse sunt:</w:t>
      </w:r>
    </w:p>
    <w:p>
      <w:pPr>
        <w:pStyle w:val="5"/>
        <w:keepNext w:val="0"/>
        <w:keepLines w:val="0"/>
        <w:widowControl/>
        <w:suppressLineNumbers w:val="0"/>
        <w:jc w:val="center"/>
      </w:pPr>
      <w:bookmarkStart w:id="107" w:name="_Toc1843525879"/>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8"/>
                    <a:stretch>
                      <a:fillRect/>
                    </a:stretch>
                  </pic:blipFill>
                  <pic:spPr>
                    <a:xfrm>
                      <a:off x="0" y="0"/>
                      <a:ext cx="6106795" cy="1559560"/>
                    </a:xfrm>
                    <a:prstGeom prst="rect">
                      <a:avLst/>
                    </a:prstGeom>
                    <a:noFill/>
                    <a:ln>
                      <a:noFill/>
                    </a:ln>
                  </pic:spPr>
                </pic:pic>
              </a:graphicData>
            </a:graphic>
          </wp:inline>
        </w:drawing>
      </w:r>
      <w:bookmarkEnd w:id="107"/>
    </w:p>
    <w:p>
      <w:pPr>
        <w:pStyle w:val="10"/>
        <w:jc w:val="center"/>
        <w:rPr>
          <w:rFonts w:hint="default"/>
          <w:lang w:val="en-US" w:eastAsia="zh-CN"/>
        </w:rPr>
      </w:pPr>
      <w:r>
        <w:rPr>
          <w:rFonts w:hint="default" w:cs="Times New Roman"/>
          <w:b w:val="0"/>
          <w:bCs w:val="0"/>
          <w:kern w:val="0"/>
          <w:sz w:val="18"/>
          <w:szCs w:val="18"/>
          <w:lang w:val="en-US" w:eastAsia="zh-CN" w:bidi="ar"/>
        </w:rPr>
        <w:t>Fig 4.8</w:t>
      </w: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08" w:name="_Toc365353231"/>
      <w:r>
        <w:rPr>
          <w:rFonts w:hint="default" w:ascii="Times New Roman" w:hAnsi="Times New Roman" w:eastAsia="SimSun" w:cs="Times New Roman"/>
          <w:b/>
          <w:bCs/>
          <w:color w:val="auto"/>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principală HTML (interfața de control).</w:t>
      </w:r>
      <w:bookmarkEnd w:id="108"/>
    </w:p>
    <w:p>
      <w:pPr>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109" w:name="_Toc1836023583"/>
      <w:r>
        <w:rPr>
          <w:rFonts w:hint="default" w:ascii="Times New Roman" w:hAnsi="Times New Roman" w:eastAsia="SimSun" w:cs="Times New Roman"/>
          <w:b/>
          <w:bCs/>
          <w:color w:val="auto"/>
          <w:kern w:val="0"/>
          <w:sz w:val="24"/>
          <w:szCs w:val="24"/>
          <w:lang w:val="en-US" w:eastAsia="zh-CN" w:bidi="ar"/>
        </w:rPr>
        <w:t>Metoda “GET” la ruta “/scan”</w:t>
      </w:r>
      <w:bookmarkEnd w:id="109"/>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0" w:name="_Toc1037555300"/>
      <w:r>
        <w:rPr>
          <w:rFonts w:hint="default" w:ascii="Times New Roman" w:hAnsi="Times New Roman" w:eastAsia="SimSun" w:cs="Times New Roman"/>
          <w:b w:val="0"/>
          <w:bCs w:val="0"/>
          <w:color w:val="auto"/>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 posibile:</w:t>
      </w:r>
      <w:bookmarkEnd w:id="110"/>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1" w:name="_Toc409777831"/>
      <w:r>
        <w:rPr>
          <w:rFonts w:hint="default" w:ascii="Times New Roman" w:hAnsi="Times New Roman" w:eastAsia="SimSun" w:cs="Times New Roman"/>
          <w:b w:val="0"/>
          <w:bCs w:val="0"/>
          <w:color w:val="auto"/>
          <w:kern w:val="0"/>
          <w:sz w:val="24"/>
          <w:szCs w:val="24"/>
          <w:lang w:val="en-US" w:eastAsia="zh-CN" w:bidi="ar"/>
        </w:rPr>
        <w:t>200 OK – returnează un JSON cu lista rețelelor descoperite:</w:t>
      </w:r>
      <w:bookmarkEnd w:id="111"/>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"ssid": "Retea1", "bssid": "AA:BB:CC:DD:EE:01"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"ssid": "Retea2", "bssid": "11:22:33:44:55:66"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2" w:name="_Toc616411046"/>
      <w:r>
        <w:rPr>
          <w:rFonts w:hint="default" w:ascii="Times New Roman" w:hAnsi="Times New Roman" w:eastAsia="SimSun" w:cs="Times New Roman"/>
          <w:b w:val="0"/>
          <w:bCs w:val="0"/>
          <w:color w:val="auto"/>
          <w:kern w:val="0"/>
          <w:sz w:val="24"/>
          <w:szCs w:val="24"/>
          <w:lang w:val="en-US" w:eastAsia="zh-CN" w:bidi="ar"/>
        </w:rPr>
        <w:t>500 Internal Server Error – eroare în procesul de scanare (ex: Wi-Fi deja ocupat).</w:t>
      </w:r>
      <w:bookmarkEnd w:id="112"/>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3" w:name="_Toc502738828"/>
      <w:r>
        <w:rPr>
          <w:rFonts w:hint="default" w:ascii="Times New Roman" w:hAnsi="Times New Roman" w:eastAsia="SimSun" w:cs="Times New Roman"/>
          <w:b/>
          <w:bCs/>
          <w:color w:val="auto"/>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Parametrii: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bssid: adresa MAC a AP-ului țintă.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timeout: durata atacului în secunde.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pornit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400 Bad Request – lipsesc parametrii obligatorii.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Efect: ESP32 imită AP-ul țintă și transmite cadre de deauthentication; în timpul atacului, ESP32 devine indisponibil pentru conexiuni.</w:t>
      </w:r>
      <w:bookmarkEnd w:id="113"/>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14" w:name="_Toc1407387614"/>
      <w:r>
        <w:rPr>
          <w:rFonts w:hint="default" w:ascii="Times New Roman" w:hAnsi="Times New Roman" w:eastAsia="SimSun" w:cs="Times New Roman"/>
          <w:b/>
          <w:bCs/>
          <w:color w:val="auto"/>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flood-ul a fost pornit.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imposibil de inițiat flood-ul.</w:t>
      </w:r>
      <w:bookmarkEnd w:id="114"/>
    </w:p>
    <w:p>
      <w:pPr>
        <w:pStyle w:val="5"/>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bookmarkStart w:id="115" w:name="_Toc1657356114"/>
      <w:r>
        <w:rPr>
          <w:rFonts w:hint="default" w:ascii="Times New Roman" w:hAnsi="Times New Roman" w:eastAsia="SimSun" w:cs="Times New Roman"/>
          <w:b/>
          <w:bCs/>
          <w:color w:val="auto"/>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Oprește atacul flood-ul dacă este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oprit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409 Conflict – atacul nu era activ (nu există instanță de flood pornită).</w:t>
      </w:r>
      <w:bookmarkEnd w:id="115"/>
    </w:p>
    <w:p>
      <w:pPr>
        <w:pStyle w:val="4"/>
        <w:bidi w:val="0"/>
        <w:rPr>
          <w:rFonts w:hint="default" w:ascii="Times New Roman" w:hAnsi="Times New Roman" w:cs="Times New Roman"/>
          <w:b/>
          <w:bCs/>
          <w:color w:val="auto"/>
          <w:sz w:val="24"/>
          <w:szCs w:val="24"/>
          <w:lang w:val="en-US" w:eastAsia="zh-CN"/>
        </w:rPr>
      </w:pPr>
      <w:bookmarkStart w:id="116" w:name="_Toc20489984"/>
      <w:bookmarkStart w:id="117" w:name="_Toc728548212"/>
      <w:bookmarkStart w:id="118" w:name="_Toc2030430976"/>
      <w:bookmarkStart w:id="119" w:name="_Toc763658607"/>
      <w:bookmarkStart w:id="120" w:name="_Toc976578174"/>
      <w:r>
        <w:rPr>
          <w:rFonts w:hint="default" w:ascii="Times New Roman" w:hAnsi="Times New Roman" w:cs="Times New Roman"/>
          <w:b/>
          <w:bCs/>
          <w:color w:val="auto"/>
          <w:sz w:val="24"/>
          <w:szCs w:val="24"/>
          <w:lang w:val="en-US" w:eastAsia="zh-CN"/>
        </w:rPr>
        <w:t>4.10.2 Serverul Facebook Fals</w:t>
      </w:r>
      <w:bookmarkEnd w:id="116"/>
      <w:bookmarkEnd w:id="117"/>
      <w:bookmarkEnd w:id="118"/>
      <w:bookmarkEnd w:id="119"/>
      <w:bookmarkEnd w:id="120"/>
    </w:p>
    <w:p>
      <w:pPr>
        <w:pStyle w:val="15"/>
        <w:keepNext w:val="0"/>
        <w:keepLines w:val="0"/>
        <w:widowControl/>
        <w:suppressLineNumbers w:val="0"/>
        <w:jc w:val="both"/>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5"/>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9"/>
                    <a:stretch>
                      <a:fillRect/>
                    </a:stretch>
                  </pic:blipFill>
                  <pic:spPr>
                    <a:xfrm>
                      <a:off x="0" y="0"/>
                      <a:ext cx="6106795" cy="822325"/>
                    </a:xfrm>
                    <a:prstGeom prst="rect">
                      <a:avLst/>
                    </a:prstGeom>
                    <a:noFill/>
                    <a:ln>
                      <a:noFill/>
                    </a:ln>
                  </pic:spPr>
                </pic:pic>
              </a:graphicData>
            </a:graphic>
          </wp:inline>
        </w:drawing>
      </w:r>
    </w:p>
    <w:p>
      <w:pPr>
        <w:pStyle w:val="10"/>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21" w:name="_Toc1697749660"/>
      <w:r>
        <w:rPr>
          <w:rFonts w:hint="default" w:ascii="Times New Roman" w:hAnsi="Times New Roman" w:cs="Times New Roman"/>
          <w:b/>
          <w:bCs/>
          <w:color w:val="auto"/>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Conține un formular cu câmpuri pentru username și parolă.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Această pagină este aproape identică vizual cu pagina reală, dar este servită de ESP32 fără TLS (HTTP simplu).</w:t>
      </w:r>
      <w:bookmarkEnd w:id="121"/>
    </w:p>
    <w:p>
      <w:pPr>
        <w:rPr>
          <w:rFonts w:hint="default"/>
          <w:lang w:val="en-US" w:eastAsia="zh-CN"/>
        </w:rPr>
      </w:pP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22" w:name="_Toc598812087"/>
      <w:r>
        <w:rPr>
          <w:rFonts w:hint="default" w:ascii="Times New Roman" w:hAnsi="Times New Roman" w:cs="Times New Roman"/>
          <w:b/>
          <w:bCs/>
          <w:color w:val="auto"/>
          <w:kern w:val="0"/>
          <w:sz w:val="24"/>
          <w:szCs w:val="24"/>
          <w:lang w:val="en-US" w:eastAsia="zh-CN" w:bidi="ar"/>
        </w:rPr>
        <w:t>Metoda “POST” la “/flood”</w:t>
      </w:r>
      <w:r>
        <w:rPr>
          <w:rFonts w:hint="default" w:ascii="Times New Roman" w:hAnsi="Times New Roman" w:cs="Times New Roman"/>
          <w:b/>
          <w:bCs/>
          <w:color w:val="auto"/>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Informațiile pot fi afișate ulterior în interfață de către utilizator (ex: printr-un buton în / din serverul principal care citește aceste date).</w:t>
      </w:r>
      <w:bookmarkEnd w:id="122"/>
    </w:p>
    <w:p>
      <w:pPr>
        <w:pStyle w:val="4"/>
        <w:bidi w:val="0"/>
        <w:rPr>
          <w:rFonts w:hint="default" w:ascii="Times New Roman" w:hAnsi="Times New Roman" w:cs="Times New Roman"/>
          <w:b/>
          <w:bCs/>
          <w:color w:val="auto"/>
          <w:sz w:val="24"/>
          <w:szCs w:val="24"/>
          <w:lang w:val="en-US" w:eastAsia="zh-CN"/>
        </w:rPr>
      </w:pPr>
      <w:bookmarkStart w:id="123" w:name="_Toc823708295"/>
      <w:bookmarkStart w:id="124" w:name="_Toc1814822140"/>
      <w:bookmarkStart w:id="125" w:name="_Toc798573652"/>
      <w:bookmarkStart w:id="126" w:name="_Toc833407839"/>
      <w:bookmarkStart w:id="127" w:name="_Toc1771492389"/>
      <w:r>
        <w:rPr>
          <w:rFonts w:hint="default" w:ascii="Times New Roman" w:hAnsi="Times New Roman" w:cs="Times New Roman"/>
          <w:b/>
          <w:bCs/>
          <w:color w:val="auto"/>
          <w:sz w:val="24"/>
          <w:szCs w:val="24"/>
          <w:lang w:val="en-US" w:eastAsia="zh-CN"/>
        </w:rPr>
        <w:t>4.10.3 Serverul DNS</w:t>
      </w:r>
      <w:bookmarkEnd w:id="123"/>
      <w:bookmarkEnd w:id="124"/>
      <w:bookmarkEnd w:id="125"/>
      <w:bookmarkEnd w:id="126"/>
      <w:bookmarkEnd w:id="12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Comportamentul este următorul: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color w:val="auto"/>
          <w:kern w:val="0"/>
          <w:sz w:val="24"/>
          <w:szCs w:val="24"/>
          <w:lang w:val="en-US" w:eastAsia="zh-CN" w:bidi="ar"/>
        </w:rPr>
        <w:fldChar w:fldCharType="begin"/>
      </w:r>
      <w:r>
        <w:rPr>
          <w:rFonts w:hint="default" w:ascii="Times New Roman" w:hAnsi="Times New Roman" w:eastAsia="SimSun" w:cs="Times New Roman"/>
          <w:b w:val="0"/>
          <w:bCs w:val="0"/>
          <w:color w:val="auto"/>
          <w:kern w:val="0"/>
          <w:sz w:val="24"/>
          <w:szCs w:val="24"/>
          <w:lang w:val="en-US" w:eastAsia="zh-CN" w:bidi="ar"/>
        </w:rPr>
        <w:instrText xml:space="preserve"> HYPERLINK "http://www.facebook.com):" </w:instrText>
      </w:r>
      <w:r>
        <w:rPr>
          <w:rFonts w:hint="default" w:ascii="Times New Roman" w:hAnsi="Times New Roman" w:eastAsia="SimSun" w:cs="Times New Roman"/>
          <w:b w:val="0"/>
          <w:bCs w:val="0"/>
          <w:color w:val="auto"/>
          <w:kern w:val="0"/>
          <w:sz w:val="24"/>
          <w:szCs w:val="24"/>
          <w:lang w:val="en-US" w:eastAsia="zh-CN" w:bidi="ar"/>
        </w:rPr>
        <w:fldChar w:fldCharType="separate"/>
      </w:r>
      <w:r>
        <w:rPr>
          <w:rFonts w:hint="default" w:ascii="Times New Roman" w:hAnsi="Times New Roman" w:eastAsia="SimSun" w:cs="Times New Roman"/>
          <w:b w:val="0"/>
          <w:bCs w:val="0"/>
          <w:color w:val="auto"/>
          <w:kern w:val="0"/>
          <w:sz w:val="24"/>
          <w:szCs w:val="24"/>
          <w:lang w:val="en-US" w:eastAsia="zh-CN" w:bidi="ar"/>
        </w:rPr>
        <w:t>www.facebook.com):</w:t>
      </w:r>
      <w:r>
        <w:rPr>
          <w:rFonts w:hint="default" w:ascii="Times New Roman" w:hAnsi="Times New Roman" w:eastAsia="SimSun" w:cs="Times New Roman"/>
          <w:b w:val="0"/>
          <w:bCs w:val="0"/>
          <w:color w:val="auto"/>
          <w:kern w:val="0"/>
          <w:sz w:val="24"/>
          <w:szCs w:val="24"/>
          <w:lang w:val="en-US" w:eastAsia="zh-CN" w:bidi="ar"/>
        </w:rPr>
        <w:fldChar w:fldCharType="end"/>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orice altă cerere: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blocată (returnând un răspuns vid sau 127.0.0.1),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ignorată, în funcție de implementare.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rPr>
          <w:rFonts w:ascii="Times New Roman" w:hAnsi="Times New Roman" w:cs="Times New Roman"/>
        </w:rPr>
      </w:pPr>
      <w:bookmarkStart w:id="128" w:name="_Toc1153582060"/>
      <w:r>
        <w:rPr>
          <w:rFonts w:ascii="Times New Roman" w:hAnsi="Times New Roman" w:cs="Times New Roman"/>
        </w:rPr>
        <w:t>Rezultate obținute și analiza datelor</w:t>
      </w:r>
      <w:bookmarkEnd w:id="128"/>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color w:val="auto"/>
          <w:sz w:val="24"/>
          <w:szCs w:val="24"/>
          <w:lang w:val="en-US" w:eastAsia="zh-CN"/>
        </w:rPr>
      </w:pPr>
      <w:bookmarkStart w:id="129" w:name="_Toc1266124123"/>
      <w:bookmarkStart w:id="130" w:name="_Toc1128426747"/>
      <w:r>
        <w:rPr>
          <w:rFonts w:hint="default" w:ascii="Times New Roman" w:hAnsi="Times New Roman" w:cs="Times New Roman"/>
          <w:b/>
          <w:bCs/>
          <w:color w:val="auto"/>
          <w:sz w:val="24"/>
          <w:szCs w:val="24"/>
          <w:lang w:val="en-US" w:eastAsia="zh-CN"/>
        </w:rPr>
        <w:t>5.1. Testarea stabilitatii in timp</w:t>
      </w:r>
      <w:bookmarkEnd w:id="129"/>
      <w:bookmarkEnd w:id="130"/>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acest test, dispozitivul ESP32 a fost alimentat continuu și a fost lăsat să ruleze timp de 8 de ore fără întrerupere. În acest interval:</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serverul DNS a fost activ în permanență.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serverul web de phishing a fost disponibil la portul 80.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serverul principal web (port 8000) a fost accesat periodic pentru scanare și activarea atacurilor.</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La fiecare 15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urma testului:</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ESP32 nu a suferit nicio resetare automată.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utilizatorii au putut accesa interfața web pe întreaga durată a testului.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t>- nu au apărut erori fatale sau pierderi de memorie detectabile vizual (prin serial log).</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1" w:name="_Toc1542958279"/>
      <w:bookmarkStart w:id="132" w:name="_Toc365904547"/>
      <w:r>
        <w:rPr>
          <w:rFonts w:hint="default" w:ascii="Times New Roman" w:hAnsi="Times New Roman" w:cs="Times New Roman"/>
          <w:b/>
          <w:bCs/>
          <w:sz w:val="24"/>
          <w:szCs w:val="24"/>
          <w:lang w:val="en-US" w:eastAsia="zh-CN"/>
        </w:rPr>
        <w:t>5.2. Testarea consumului de memorie si CPU</w:t>
      </w:r>
      <w:bookmarkEnd w:id="131"/>
      <w:bookmarkEnd w:id="132"/>
    </w:p>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Evaluarea consumului de resurse hardware este un pas esențial în validarea oricărei aplicații embedded. În proiectul actual, aplicația rulează pe ESP32 fără a utiliza alocare dinamică a memoriei (heap), bazându-se exclusiv pe memorie globală și memorie locală pe stivă. Această decizie de arhitectură a fost luată pentru a asigura stabilitate pe termen lung, simplitate în managementul memoriei și un comportament predictibil în execuție.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Pentru analiza consumului de CPU, au fost măsurate timpii de execuție ai principalelor rute și ai task-urilor asociate fiecărei funcționalități, folosind funcția esp_timer_get_time(), care returnează timpul în microsecunde de la pornirea sistemului. Măsurătorile au fost realizate pe mai mul</w:t>
      </w:r>
      <w:r>
        <w:rPr>
          <w:rFonts w:hint="default" w:ascii="Times New Roman" w:hAnsi="Times New Roman" w:eastAsia="SimSun" w:cs="Times New Roman"/>
          <w:b w:val="0"/>
          <w:bCs w:val="0"/>
          <w:color w:val="auto"/>
          <w:kern w:val="0"/>
          <w:sz w:val="24"/>
          <w:szCs w:val="24"/>
          <w:lang w:val="en-US" w:eastAsia="zh-CN" w:bidi="ar"/>
        </w:rPr>
        <w:t>te cicluri de rulare, iar valorile prezentate reprezintă medii aproximative.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Ruta</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/flood/stop</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/scan</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/attack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N s (conform durata introdusa de utilizator)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/facebook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Servirea paginii de phishing</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 DNS</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3 ms</w:t>
            </w:r>
          </w:p>
        </w:tc>
      </w:tr>
    </w:tbl>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cazul rutei /scan, întârzierea este inevitabilă, deoarece procesul de scanare activă necesită ascultarea pe toate canalele și agregarea rezultatelor, ceea ce durează aproximativ o secundă. În cazul rutei /attack, durata este stabilită de utilizator prin parametrul timeout, iar ESP32 va transmite cadrele de deautentificare pe întreaga durată specificată.</w:t>
      </w:r>
    </w:p>
    <w:p>
      <w:pPr>
        <w:pStyle w:val="3"/>
        <w:bidi w:val="0"/>
        <w:rPr>
          <w:rFonts w:ascii="Times New Roman" w:hAnsi="Times New Roman" w:eastAsia="SimSun" w:cs="Times New Roman"/>
          <w:b/>
          <w:bCs/>
          <w:kern w:val="0"/>
          <w:sz w:val="24"/>
          <w:szCs w:val="24"/>
          <w:lang w:val="en-US" w:eastAsia="zh-CN" w:bidi="ar"/>
        </w:rPr>
      </w:pPr>
      <w:bookmarkStart w:id="133" w:name="_Toc951028751"/>
      <w:bookmarkStart w:id="134" w:name="_Toc1925841414"/>
      <w:r>
        <w:rPr>
          <w:rFonts w:hint="default" w:ascii="Times New Roman" w:hAnsi="Times New Roman" w:cs="Times New Roman"/>
          <w:b/>
          <w:bCs/>
          <w:sz w:val="24"/>
          <w:szCs w:val="24"/>
          <w:lang w:val="en-US" w:eastAsia="zh-CN"/>
        </w:rPr>
        <w:t>5.3. Testarea validarii datelor introduse de utilizator</w:t>
      </w:r>
      <w:bookmarkEnd w:id="133"/>
      <w:bookmarkEnd w:id="134"/>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v</w:t>
      </w:r>
      <w:r>
        <w:rPr>
          <w:rFonts w:ascii="Times New Roman" w:hAnsi="Times New Roman" w:eastAsia="SimSun" w:cs="Times New Roman"/>
          <w:color w:val="auto"/>
          <w:kern w:val="0"/>
          <w:sz w:val="24"/>
          <w:szCs w:val="24"/>
          <w:lang w:val="en-US" w:eastAsia="zh-CN" w:bidi="ar"/>
        </w:rPr>
        <w:t>erifică dacă ambele câmpuri sunt completate (nu sunt stringuri vide);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alvează local perechea în format JSON, într-o structură de date predefinită;</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a</w:t>
      </w:r>
      <w:r>
        <w:rPr>
          <w:rFonts w:ascii="Times New Roman" w:hAnsi="Times New Roman" w:eastAsia="SimSun" w:cs="Times New Roman"/>
          <w:color w:val="auto"/>
          <w:kern w:val="0"/>
          <w:sz w:val="24"/>
          <w:szCs w:val="24"/>
          <w:lang w:val="en-US" w:eastAsia="zh-CN" w:bidi="ar"/>
        </w:rPr>
        <w:t>fișează un mesaj de confirmare în interfața web (sau redirecționează pagina).</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pStyle w:val="15"/>
        <w:keepNext w:val="0"/>
        <w:keepLines w:val="0"/>
        <w:widowControl/>
        <w:suppressLineNumbers w:val="0"/>
        <w:rPr>
          <w:rFonts w:hint="default" w:ascii="Times New Roman" w:hAnsi="Times New Roman" w:eastAsia="SimSun" w:cs="Times New Roman"/>
          <w:color w:val="auto"/>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5" w:name="_Toc107341112"/>
      <w:bookmarkStart w:id="136" w:name="_Toc982148636"/>
      <w:r>
        <w:rPr>
          <w:rFonts w:hint="default" w:ascii="Times New Roman" w:hAnsi="Times New Roman" w:cs="Times New Roman"/>
          <w:b/>
          <w:bCs/>
          <w:sz w:val="24"/>
          <w:szCs w:val="24"/>
          <w:lang w:val="en-US" w:eastAsia="zh-CN"/>
        </w:rPr>
        <w:t>5.4. Testarea comportamentului aplicației la execuții succesive și simultane</w:t>
      </w:r>
      <w:bookmarkEnd w:id="135"/>
      <w:bookmarkEnd w:id="136"/>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ascii="Times New Roman" w:hAnsi="Times New Roman" w:eastAsia="SimSun" w:cs="Times New Roman"/>
          <w:color w:val="auto"/>
          <w:kern w:val="0"/>
          <w:sz w:val="24"/>
          <w:szCs w:val="24"/>
          <w:lang w:val="en-US" w:eastAsia="zh-CN" w:bidi="ar"/>
        </w:rPr>
        <w:t xml:space="preserve">web </w:t>
      </w:r>
      <w:r>
        <w:rPr>
          <w:rFonts w:ascii="Times New Roman" w:hAnsi="Times New Roman" w:eastAsia="SimSun" w:cs="Times New Roman"/>
          <w:color w:val="auto"/>
          <w:kern w:val="0"/>
          <w:sz w:val="24"/>
          <w:szCs w:val="24"/>
          <w:lang w:val="en-US" w:eastAsia="zh-CN" w:bidi="ar"/>
        </w:rPr>
        <w:t xml:space="preserve">(port 8000), unul DNS (port 53) și unul web clasic pentru phishing (port 80). Deși toate aceste componente rulează simultan la nivel de sistem, serverul </w:t>
      </w:r>
      <w:r>
        <w:rPr>
          <w:rFonts w:hint="default" w:ascii="Times New Roman" w:hAnsi="Times New Roman" w:eastAsia="SimSun" w:cs="Times New Roman"/>
          <w:color w:val="auto"/>
          <w:kern w:val="0"/>
          <w:sz w:val="24"/>
          <w:szCs w:val="24"/>
          <w:lang w:val="en-US" w:eastAsia="zh-CN" w:bidi="ar"/>
        </w:rPr>
        <w:t>web</w:t>
      </w:r>
      <w:r>
        <w:rPr>
          <w:rFonts w:ascii="Times New Roman" w:hAnsi="Times New Roman" w:eastAsia="SimSun" w:cs="Times New Roman"/>
          <w:color w:val="auto"/>
          <w:kern w:val="0"/>
          <w:sz w:val="24"/>
          <w:szCs w:val="24"/>
          <w:lang w:val="en-US" w:eastAsia="zh-CN" w:bidi="ar"/>
        </w:rPr>
        <w:t xml:space="preserve"> este implementat în mod single-threaded, ceea ce înseamnă că gestionează cererile pe rând, într-o buclă principală de procesare.</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7" w:name="_Toc323580318"/>
      <w:r>
        <w:rPr>
          <w:rFonts w:hint="default" w:ascii="Times New Roman" w:hAnsi="Times New Roman" w:eastAsia="SimSun" w:cs="Times New Roman"/>
          <w:b/>
          <w:bCs/>
          <w:color w:val="auto"/>
          <w:kern w:val="0"/>
          <w:sz w:val="24"/>
          <w:szCs w:val="24"/>
          <w:lang w:val="en-US" w:eastAsia="zh-CN" w:bidi="ar"/>
        </w:rPr>
        <w:t>Execuții succesive</w:t>
      </w:r>
      <w:bookmarkEnd w:id="137"/>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Testarea execuțiilor repetate a implicat rularea în buclă a principalelor funcții ale aplicației, cu apeluri repetate la intervale scurte:</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r</w:t>
      </w:r>
      <w:r>
        <w:rPr>
          <w:rFonts w:ascii="Times New Roman" w:hAnsi="Times New Roman" w:eastAsia="SimSun" w:cs="Times New Roman"/>
          <w:color w:val="auto"/>
          <w:kern w:val="0"/>
          <w:sz w:val="24"/>
          <w:szCs w:val="24"/>
          <w:lang w:val="en-US" w:eastAsia="zh-CN" w:bidi="ar"/>
        </w:rPr>
        <w:t>utele /scan, /flood, /flood/stop și /attack au fost apelate secvențial timp de 15 minute;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f</w:t>
      </w:r>
      <w:r>
        <w:rPr>
          <w:rFonts w:ascii="Times New Roman" w:hAnsi="Times New Roman" w:eastAsia="SimSun" w:cs="Times New Roman"/>
          <w:color w:val="auto"/>
          <w:kern w:val="0"/>
          <w:sz w:val="24"/>
          <w:szCs w:val="24"/>
          <w:lang w:val="en-US" w:eastAsia="zh-CN" w:bidi="ar"/>
        </w:rPr>
        <w:t>iecare execuție a fost urmată de o verificare a funcționării altor componente (DNS, phishing);</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w:t>
      </w:r>
      <w:r>
        <w:rPr>
          <w:rFonts w:ascii="Times New Roman" w:hAnsi="Times New Roman" w:eastAsia="SimSun" w:cs="Times New Roman"/>
          <w:color w:val="auto"/>
          <w:kern w:val="0"/>
          <w:sz w:val="24"/>
          <w:szCs w:val="24"/>
          <w:lang w:val="en-US" w:eastAsia="zh-CN" w:bidi="ar"/>
        </w:rPr>
        <w:t>ontextul rețelei Wi-Fi a fost resetat și reinițializat după fiecare scanare sau atac.</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8" w:name="_Toc900280343"/>
      <w:r>
        <w:rPr>
          <w:rFonts w:hint="default" w:ascii="Times New Roman" w:hAnsi="Times New Roman" w:eastAsia="SimSun" w:cs="Times New Roman"/>
          <w:b/>
          <w:bCs/>
          <w:color w:val="auto"/>
          <w:kern w:val="0"/>
          <w:sz w:val="24"/>
          <w:szCs w:val="24"/>
          <w:lang w:val="en-US" w:eastAsia="zh-CN" w:bidi="ar"/>
        </w:rPr>
        <w:t>Execuții simultane simulate</w:t>
      </w:r>
      <w:bookmarkEnd w:id="138"/>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Deși serverul este single-threaded, testarea a inclus scenarii în care mai mulți utilizatori au trimis cereri aproape simultan, fie de pe dispozitive diferite, fie din file multiple ale aceluiași browser. </w:t>
      </w:r>
      <w:r>
        <w:rPr>
          <w:rFonts w:ascii="Times New Roman" w:hAnsi="Times New Roman" w:eastAsia="SimSun" w:cs="Times New Roman"/>
          <w:color w:val="auto"/>
          <w:kern w:val="0"/>
          <w:sz w:val="24"/>
          <w:szCs w:val="24"/>
          <w:lang w:val="en-US" w:eastAsia="zh-CN" w:bidi="ar"/>
        </w:rPr>
        <w:br w:type="textWrapping"/>
      </w:r>
      <w:r>
        <w:rPr>
          <w:rFonts w:ascii="Times New Roman" w:hAnsi="Times New Roman" w:eastAsia="SimSun" w:cs="Times New Roman"/>
          <w:color w:val="auto"/>
          <w:kern w:val="0"/>
          <w:sz w:val="24"/>
          <w:szCs w:val="24"/>
          <w:lang w:val="en-US" w:eastAsia="zh-CN" w:bidi="ar"/>
        </w:rPr>
        <w:t>Exemple de teste: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utilizator activează /flood, în timp ce altul deschide pagina HTML de control;</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/scan este apelat imediat după începerea unui /attack;</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client trimite date în formularul de phishing, în timp ce altul accesează logurile.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Datorită naturii single-threaded a serverului, cererile sunt puse în coadă și procesate în ordinea sosirii. Chiar dacă nu sunt procesate în paralel, aplicația asigură integritate și consistență, deoarece: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fiecare cerere este procesată complet înainte de a începe următoarea;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nu există acces concurent la resursele globale partajate;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buffer-ele de răspuns și variabilele sunt fie locale, fie gestionate în mod exclusiv de contextul fiecărei cereri.</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9" w:name="_Toc1467742092"/>
      <w:bookmarkStart w:id="140" w:name="_Toc930106164"/>
      <w:bookmarkStart w:id="141" w:name="_Toc592913165"/>
      <w:bookmarkStart w:id="142" w:name="_Toc1261769875"/>
      <w:bookmarkStart w:id="143" w:name="_Toc1138097607"/>
      <w:r>
        <w:rPr>
          <w:rFonts w:hint="default" w:ascii="Times New Roman" w:hAnsi="Times New Roman" w:cs="Times New Roman"/>
          <w:b/>
          <w:bCs/>
          <w:sz w:val="24"/>
          <w:szCs w:val="24"/>
          <w:lang w:val="en-US" w:eastAsia="zh-CN"/>
        </w:rPr>
        <w:t>5.5.  Testarea adaptării interfeței web la variații de densitate grafică și dispozitive</w:t>
      </w:r>
      <w:bookmarkEnd w:id="139"/>
      <w:bookmarkEnd w:id="140"/>
      <w:bookmarkEnd w:id="141"/>
      <w:bookmarkEnd w:id="142"/>
      <w:bookmarkEnd w:id="143"/>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Testele au fost efectuate folosind două platforme principale:</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martphone Samsung S24 Ultra, cu ecran de înaltă rezoluție și densitate mare (~500+ PPI);</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PC Desktop, cu Windows 11, folosind browserele Microsoft Edge</w:t>
      </w:r>
      <w:r>
        <w:rPr>
          <w:rFonts w:hint="default" w:ascii="Times New Roman" w:hAnsi="Times New Roman" w:eastAsia="SimSun" w:cs="Times New Roman"/>
          <w:color w:val="auto"/>
          <w:kern w:val="0"/>
          <w:sz w:val="24"/>
          <w:szCs w:val="24"/>
          <w:lang w:val="en-US" w:eastAsia="zh-CN" w:bidi="ar"/>
        </w:rPr>
        <w:t>,</w:t>
      </w:r>
      <w:r>
        <w:rPr>
          <w:rFonts w:ascii="Times New Roman" w:hAnsi="Times New Roman" w:eastAsia="SimSun" w:cs="Times New Roman"/>
          <w:color w:val="auto"/>
          <w:kern w:val="0"/>
          <w:sz w:val="24"/>
          <w:szCs w:val="24"/>
          <w:lang w:val="en-US" w:eastAsia="zh-CN" w:bidi="ar"/>
        </w:rPr>
        <w:t xml:space="preserve"> Mozilla Firefox</w:t>
      </w:r>
      <w:r>
        <w:rPr>
          <w:rFonts w:hint="default" w:ascii="Times New Roman" w:hAnsi="Times New Roman" w:eastAsia="SimSun" w:cs="Times New Roman"/>
          <w:color w:val="auto"/>
          <w:kern w:val="0"/>
          <w:sz w:val="24"/>
          <w:szCs w:val="24"/>
          <w:lang w:val="en-US" w:eastAsia="zh-CN" w:bidi="ar"/>
        </w:rPr>
        <w:t xml:space="preserve"> si Google Chrome</w:t>
      </w:r>
      <w:r>
        <w:rPr>
          <w:rFonts w:ascii="Times New Roman" w:hAnsi="Times New Roman" w:eastAsia="SimSun" w:cs="Times New Roman"/>
          <w:color w:val="auto"/>
          <w:kern w:val="0"/>
          <w:sz w:val="24"/>
          <w:szCs w:val="24"/>
          <w:lang w:val="en-US" w:eastAsia="zh-CN" w:bidi="ar"/>
        </w:rPr>
        <w:t>, pe un monitor Full HD (1920x1080 px).</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Interfața web a fost testată accesând ESP32 ca punct de acces direct, fără conexiune la internet, folosind adresa IP locală 192.168.</w:t>
      </w:r>
      <w:r>
        <w:rPr>
          <w:rFonts w:hint="default" w:ascii="Times New Roman" w:hAnsi="Times New Roman" w:eastAsia="SimSun" w:cs="Times New Roman"/>
          <w:color w:val="auto"/>
          <w:kern w:val="0"/>
          <w:sz w:val="24"/>
          <w:szCs w:val="24"/>
          <w:lang w:val="en-US" w:eastAsia="zh-CN" w:bidi="ar"/>
        </w:rPr>
        <w:t>10</w:t>
      </w:r>
      <w:r>
        <w:rPr>
          <w:rFonts w:ascii="Times New Roman" w:hAnsi="Times New Roman" w:eastAsia="SimSun" w:cs="Times New Roman"/>
          <w:color w:val="auto"/>
          <w:kern w:val="0"/>
          <w:sz w:val="24"/>
          <w:szCs w:val="24"/>
          <w:lang w:val="en-US" w:eastAsia="zh-CN" w:bidi="ar"/>
        </w:rPr>
        <w:t>.1.</w:t>
      </w:r>
    </w:p>
    <w:p>
      <w:pPr>
        <w:pStyle w:val="15"/>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Observații:</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Codul JavaScript este compatibil cu toate browserele moderne testate (Edge, Firefox, Chrome), fiind bazat pe API-uri standard, fără dependențe externe sau funcții avansate.</w:t>
      </w:r>
    </w:p>
    <w:p>
      <w:pPr>
        <w:spacing w:before="240"/>
        <w:rPr>
          <w:rFonts w:ascii="Times New Roman" w:hAnsi="Times New Roman" w:eastAsia="Times New Roman" w:cs="Times New Roman"/>
          <w:b/>
          <w:sz w:val="28"/>
          <w:szCs w:val="28"/>
        </w:rPr>
      </w:pPr>
    </w:p>
    <w:p>
      <w:pPr>
        <w:ind w:left="72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4" w:name="_Toc1976953933"/>
      <w:r>
        <w:rPr>
          <w:rFonts w:hint="default" w:ascii="Times New Roman" w:hAnsi="Times New Roman" w:cs="Times New Roman"/>
        </w:rPr>
        <w:t>Discuţii şi concluzii</w:t>
      </w:r>
      <w:bookmarkEnd w:id="144"/>
    </w:p>
    <w:p>
      <w:pPr>
        <w:pStyle w:val="15"/>
        <w:keepNext w:val="0"/>
        <w:keepLines w:val="0"/>
        <w:widowControl/>
        <w:suppressLineNumbers w:val="0"/>
        <w:ind w:firstLine="720" w:firstLine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w:t>
      </w:r>
      <w:bookmarkStart w:id="146" w:name="_GoBack"/>
      <w:bookmarkEnd w:id="146"/>
      <w:r>
        <w:rPr>
          <w:rFonts w:hint="default" w:ascii="Times New Roman" w:hAnsi="Times New Roman" w:eastAsia="SimSun" w:cs="Times New Roman"/>
          <w:color w:val="auto"/>
          <w:kern w:val="0"/>
          <w:sz w:val="24"/>
          <w:szCs w:val="24"/>
          <w:lang w:val="en-US" w:eastAsia="zh-CN" w:bidi="ar"/>
        </w:rPr>
        <w:t>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 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spacing w:before="24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5" w:name="_Toc2139263077"/>
      <w:r>
        <w:rPr>
          <w:rFonts w:ascii="Times New Roman" w:hAnsi="Times New Roman" w:cs="Times New Roman"/>
        </w:rPr>
        <w:t>Bibliografie</w:t>
      </w:r>
      <w:bookmarkEnd w:id="145"/>
      <w:r>
        <w:rPr>
          <w:rFonts w:ascii="Times New Roman" w:hAnsi="Times New Roman" w:cs="Times New Roman"/>
        </w:rPr>
        <w:t xml:space="preserve"> </w:t>
      </w:r>
    </w:p>
    <w:p>
      <w:pPr>
        <w:pStyle w:val="15"/>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SimSun" w:cs="Times New Roman"/>
          <w:color w:val="auto"/>
          <w:kern w:val="0"/>
          <w:sz w:val="24"/>
          <w:szCs w:val="24"/>
          <w:lang w:val="en-US" w:eastAsia="zh-CN" w:bidi="ar"/>
        </w:rPr>
        <w:t xml:space="preserve">1] M. Vanhoef and F. Piessens, “Key Reinstallation Attacks: Forcing Nonce Reuse in WPA2,” Proceedings of the 2017 ACM SIGSAC Conference on Computer and Communications Security, 2017.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[2</w:t>
      </w:r>
      <w:r>
        <w:rPr>
          <w:rFonts w:hint="default" w:ascii="Times New Roman" w:hAnsi="Times New Roman" w:eastAsia="SimSun" w:cs="Times New Roman"/>
          <w:color w:val="auto"/>
          <w:kern w:val="0"/>
          <w:sz w:val="24"/>
          <w:szCs w:val="24"/>
          <w:lang w:val="en-US" w:eastAsia="zh-CN" w:bidi="ar"/>
        </w:rPr>
        <w:t xml:space="preserve">]IEEE Standards Association, “IEEE Std 802.11™-2016,” IEEE, 2016.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[3] Aircrack-ng Project. “Aircrack-ng suite,”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[4] Wireshark Foundation. “Wireshark - Go Deep,”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[5] D. Ryan. “WiFi Pineapple - Wireless auditing,” Hak5,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[6]Spacehuhn Technologies. “ESP8266 Deauther,” GitHub repository, 2023. 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[7] Reaver Project. “Wifite 2,” GitHub repository,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[8] IEEE, “WPA3 specification,” Wi-Fi Alliance, 2018.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rPr>
          <w:rFonts w:ascii="Times New Roman" w:hAnsi="Times New Roman" w:eastAsia="Times New Roman" w:cs="Times New Roman"/>
        </w:rPr>
      </w:pPr>
    </w:p>
    <w:sectPr>
      <w:headerReference r:id="rId5" w:type="default"/>
      <w:footerReference r:id="rId7" w:type="default"/>
      <w:headerReference r:id="rId6" w:type="even"/>
      <w:footerReference r:id="rId8" w:type="even"/>
      <w:pgSz w:w="11906" w:h="16838"/>
      <w:pgMar w:top="1138" w:right="1138" w:bottom="1138" w:left="1411"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Arial">
    <w:panose1 w:val="020B0604020202020204"/>
    <w:charset w:val="00"/>
    <w:family w:val="auto"/>
    <w:pitch w:val="default"/>
    <w:sig w:usb0="00007A87" w:usb1="80000000" w:usb2="00000008" w:usb3="00000000" w:csb0="400001FF" w:csb1="FFFF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等线">
    <w:altName w:val="Quicksand Light"/>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Courier 10 Pitch">
    <w:panose1 w:val="00000000000000000000"/>
    <w:charset w:val="00"/>
    <w:family w:val="auto"/>
    <w:pitch w:val="default"/>
    <w:sig w:usb0="00000000" w:usb1="00000000" w:usb2="00000000" w:usb3="00000000" w:csb0="00000000" w:csb1="00000000"/>
  </w:font>
  <w:font w:name="Hack">
    <w:panose1 w:val="020B0609030202020204"/>
    <w:charset w:val="00"/>
    <w:family w:val="auto"/>
    <w:pitch w:val="default"/>
    <w:sig w:usb0="A50006EF" w:usb1="1000B8FB" w:usb2="00000020" w:usb3="00000000" w:csb0="2000019F" w:csb1="DFD70000"/>
  </w:font>
  <w:font w:name="Liberation Mono">
    <w:panose1 w:val="02070409020205020404"/>
    <w:charset w:val="00"/>
    <w:family w:val="auto"/>
    <w:pitch w:val="default"/>
    <w:sig w:usb0="A00002AF" w:usb1="400078FB" w:usb2="00000000" w:usb3="00000000" w:csb0="6000009F" w:csb1="DFD70000"/>
  </w:font>
  <w:font w:name="Liberation Serif">
    <w:panose1 w:val="02020603050405020304"/>
    <w:charset w:val="00"/>
    <w:family w:val="auto"/>
    <w:pitch w:val="default"/>
    <w:sig w:usb0="A00002AF" w:usb1="500078FB" w:usb2="00000000" w:usb3="00000000" w:csb0="6000009F" w:csb1="DFD70000"/>
  </w:font>
  <w:font w:name="Nimbus Mono PS">
    <w:panose1 w:val="00000000000000000000"/>
    <w:charset w:val="00"/>
    <w:family w:val="auto"/>
    <w:pitch w:val="default"/>
    <w:sig w:usb0="00000000" w:usb1="00000000" w:usb2="00000000" w:usb3="00000000" w:csb0="00000000" w:csb1="00000000"/>
  </w:font>
  <w:font w:name="Noto Kufi Arabic Light">
    <w:panose1 w:val="020B0404030804020204"/>
    <w:charset w:val="00"/>
    <w:family w:val="auto"/>
    <w:pitch w:val="default"/>
    <w:sig w:usb0="00002000" w:usb1="00000000" w:usb2="00000008" w:usb3="00000000" w:csb0="00000000" w:csb1="00080000"/>
  </w:font>
  <w:font w:name="Noto Looped Thai ExCd Lt">
    <w:panose1 w:val="020B0406040504020204"/>
    <w:charset w:val="00"/>
    <w:family w:val="auto"/>
    <w:pitch w:val="default"/>
    <w:sig w:usb0="01000000" w:usb1="00000000" w:usb2="00000000" w:usb3="00000000" w:csb0="00010000" w:csb1="00000000"/>
  </w:font>
  <w:font w:name="Noto Looped Thai ExCd ExBd">
    <w:panose1 w:val="020B0906040504020204"/>
    <w:charset w:val="00"/>
    <w:family w:val="auto"/>
    <w:pitch w:val="default"/>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2096623"/>
      <w:docPartObj>
        <w:docPartGallery w:val="AutoText"/>
      </w:docPartObj>
    </w:sdtPr>
    <w:sdtContent>
      <w:p>
        <w:pPr>
          <w:pStyle w:val="11"/>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STYLEREF  "Heading 1"  \* MERGEFORMAT </w:instrText>
    </w:r>
    <w:r>
      <w:fldChar w:fldCharType="separate"/>
    </w:r>
    <w:r>
      <w:t>Discuţii şi concluzii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32"/>
      </w:rPr>
      <w:t>Țuțuianu Robert-Constantin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9406F2"/>
    <w:multiLevelType w:val="multilevel"/>
    <w:tmpl w:val="719406F2"/>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6A"/>
    <w:rsid w:val="00026966"/>
    <w:rsid w:val="000C55CB"/>
    <w:rsid w:val="00107C0E"/>
    <w:rsid w:val="001E7363"/>
    <w:rsid w:val="002B7898"/>
    <w:rsid w:val="002D0635"/>
    <w:rsid w:val="0037711F"/>
    <w:rsid w:val="003815B1"/>
    <w:rsid w:val="004102DD"/>
    <w:rsid w:val="004B6E98"/>
    <w:rsid w:val="00510460"/>
    <w:rsid w:val="00540BF5"/>
    <w:rsid w:val="005D0BCC"/>
    <w:rsid w:val="005E7331"/>
    <w:rsid w:val="0060376A"/>
    <w:rsid w:val="006515B8"/>
    <w:rsid w:val="00664235"/>
    <w:rsid w:val="00714A5D"/>
    <w:rsid w:val="0076189E"/>
    <w:rsid w:val="0078525E"/>
    <w:rsid w:val="007A7204"/>
    <w:rsid w:val="008078C4"/>
    <w:rsid w:val="008C16F1"/>
    <w:rsid w:val="008D6AEA"/>
    <w:rsid w:val="00900E23"/>
    <w:rsid w:val="009335A4"/>
    <w:rsid w:val="009A776F"/>
    <w:rsid w:val="00A051B6"/>
    <w:rsid w:val="00A755F3"/>
    <w:rsid w:val="00AF1AE1"/>
    <w:rsid w:val="00BF166E"/>
    <w:rsid w:val="00CD46E8"/>
    <w:rsid w:val="00CF2C46"/>
    <w:rsid w:val="00D563A1"/>
    <w:rsid w:val="00DA2034"/>
    <w:rsid w:val="00E468BF"/>
    <w:rsid w:val="00E8701E"/>
    <w:rsid w:val="00FC4F70"/>
    <w:rsid w:val="2DFF4D26"/>
    <w:rsid w:val="3FFF4A66"/>
    <w:rsid w:val="5FF77EB2"/>
    <w:rsid w:val="773A7591"/>
    <w:rsid w:val="B9B74544"/>
    <w:rsid w:val="DDFBCD36"/>
    <w:rsid w:val="F7387705"/>
    <w:rsid w:val="FFFC5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o" w:eastAsia="en-US" w:bidi="ar-SA"/>
    </w:rPr>
  </w:style>
  <w:style w:type="paragraph" w:styleId="2">
    <w:name w:val="heading 1"/>
    <w:basedOn w:val="1"/>
    <w:next w:val="1"/>
    <w:qFormat/>
    <w:uiPriority w:val="9"/>
    <w:pPr>
      <w:keepNext/>
      <w:keepLines/>
      <w:numPr>
        <w:ilvl w:val="0"/>
        <w:numId w:val="1"/>
      </w:numPr>
      <w:spacing w:before="400" w:after="120"/>
      <w:outlineLvl w:val="0"/>
    </w:pPr>
    <w:rPr>
      <w:sz w:val="40"/>
      <w:szCs w:val="40"/>
    </w:rPr>
  </w:style>
  <w:style w:type="paragraph" w:styleId="3">
    <w:name w:val="heading 2"/>
    <w:basedOn w:val="1"/>
    <w:next w:val="1"/>
    <w:link w:val="36"/>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link w:val="31"/>
    <w:unhideWhenUsed/>
    <w:uiPriority w:val="99"/>
    <w:pPr>
      <w:tabs>
        <w:tab w:val="center" w:pos="4680"/>
        <w:tab w:val="right" w:pos="9360"/>
      </w:tabs>
      <w:spacing w:line="240" w:lineRule="auto"/>
    </w:pPr>
  </w:style>
  <w:style w:type="paragraph" w:styleId="12">
    <w:name w:val="header"/>
    <w:basedOn w:val="1"/>
    <w:link w:val="30"/>
    <w:unhideWhenUsed/>
    <w:uiPriority w:val="99"/>
    <w:pPr>
      <w:tabs>
        <w:tab w:val="center" w:pos="4680"/>
        <w:tab w:val="right" w:pos="9360"/>
      </w:tabs>
      <w:spacing w:line="240" w:lineRule="auto"/>
    </w:pPr>
  </w:style>
  <w:style w:type="character" w:styleId="13">
    <w:name w:val="HTML Code"/>
    <w:basedOn w:val="8"/>
    <w:qFormat/>
    <w:uiPriority w:val="0"/>
    <w:rPr>
      <w:rFonts w:ascii="Courier New" w:hAnsi="Courier New" w:cs="Courier New"/>
      <w:sz w:val="20"/>
      <w:szCs w:val="20"/>
    </w:rPr>
  </w:style>
  <w:style w:type="character" w:styleId="14">
    <w:name w:val="Hyperlink"/>
    <w:basedOn w:val="8"/>
    <w:unhideWhenUsed/>
    <w:uiPriority w:val="99"/>
    <w:rPr>
      <w:color w:val="0563C1" w:themeColor="hyperlink"/>
      <w:u w:val="single"/>
      <w14:textFill>
        <w14:solidFill>
          <w14:schemeClr w14:val="hlink"/>
        </w14:solidFill>
      </w14:textFill>
    </w:rPr>
  </w:style>
  <w:style w:type="paragraph" w:styleId="15">
    <w:name w:val="Normal (Web)"/>
    <w:basedOn w:val="1"/>
    <w:semiHidden/>
    <w:unhideWhenUsed/>
    <w:uiPriority w:val="99"/>
    <w:pPr>
      <w:spacing w:before="100" w:beforeAutospacing="1" w:line="240" w:lineRule="auto"/>
      <w:jc w:val="both"/>
    </w:pPr>
    <w:rPr>
      <w:rFonts w:ascii="Times New Roman" w:hAnsi="Times New Roman" w:eastAsia="Times New Roman" w:cs="Times New Roman"/>
      <w:color w:val="FF0000"/>
      <w:sz w:val="24"/>
      <w:szCs w:val="24"/>
      <w:lang w:val="en-US"/>
    </w:rPr>
  </w:style>
  <w:style w:type="character" w:styleId="16">
    <w:name w:val="Strong"/>
    <w:basedOn w:val="8"/>
    <w:qFormat/>
    <w:uiPriority w:val="0"/>
    <w:rPr>
      <w:b/>
      <w:bCs/>
    </w:rPr>
  </w:style>
  <w:style w:type="paragraph" w:styleId="17">
    <w:name w:val="Subtitle"/>
    <w:basedOn w:val="1"/>
    <w:next w:val="1"/>
    <w:qFormat/>
    <w:uiPriority w:val="11"/>
    <w:pPr>
      <w:keepNext/>
      <w:keepLines/>
      <w:spacing w:after="320"/>
    </w:pPr>
    <w:rPr>
      <w:color w:val="666666"/>
      <w:sz w:val="30"/>
      <w:szCs w:val="30"/>
    </w:rPr>
  </w:style>
  <w:style w:type="table" w:styleId="18">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after="60"/>
    </w:pPr>
    <w:rPr>
      <w:sz w:val="52"/>
      <w:szCs w:val="52"/>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20"/>
    </w:pPr>
  </w:style>
  <w:style w:type="paragraph" w:styleId="22">
    <w:name w:val="toc 3"/>
    <w:basedOn w:val="1"/>
    <w:next w:val="1"/>
    <w:unhideWhenUsed/>
    <w:uiPriority w:val="39"/>
    <w:pPr>
      <w:spacing w:after="100"/>
      <w:ind w:left="440"/>
    </w:pPr>
  </w:style>
  <w:style w:type="table" w:customStyle="1" w:styleId="23">
    <w:name w:val="_Style 11"/>
    <w:basedOn w:val="9"/>
    <w:uiPriority w:val="0"/>
    <w:tblPr>
      <w:tblCellMar>
        <w:top w:w="100" w:type="dxa"/>
        <w:left w:w="100" w:type="dxa"/>
        <w:bottom w:w="100" w:type="dxa"/>
        <w:right w:w="100" w:type="dxa"/>
      </w:tblCellMar>
    </w:tblPr>
  </w:style>
  <w:style w:type="table" w:customStyle="1" w:styleId="24">
    <w:name w:val="_Style 12"/>
    <w:basedOn w:val="9"/>
    <w:uiPriority w:val="0"/>
    <w:tblPr>
      <w:tblCellMar>
        <w:top w:w="100" w:type="dxa"/>
        <w:left w:w="100" w:type="dxa"/>
        <w:bottom w:w="100" w:type="dxa"/>
        <w:right w:w="100" w:type="dxa"/>
      </w:tblCellMar>
    </w:tblPr>
  </w:style>
  <w:style w:type="table" w:customStyle="1" w:styleId="25">
    <w:name w:val="_Style 13"/>
    <w:basedOn w:val="9"/>
    <w:uiPriority w:val="0"/>
    <w:tblPr>
      <w:tblCellMar>
        <w:top w:w="100" w:type="dxa"/>
        <w:left w:w="100" w:type="dxa"/>
        <w:bottom w:w="100" w:type="dxa"/>
        <w:right w:w="100" w:type="dxa"/>
      </w:tblCellMar>
    </w:tblPr>
  </w:style>
  <w:style w:type="table" w:customStyle="1" w:styleId="26">
    <w:name w:val="_Style 14"/>
    <w:basedOn w:val="9"/>
    <w:uiPriority w:val="0"/>
    <w:tblPr>
      <w:tblCellMar>
        <w:top w:w="100" w:type="dxa"/>
        <w:left w:w="100" w:type="dxa"/>
        <w:bottom w:w="100" w:type="dxa"/>
        <w:right w:w="100" w:type="dxa"/>
      </w:tblCellMar>
    </w:tblPr>
  </w:style>
  <w:style w:type="table" w:customStyle="1" w:styleId="27">
    <w:name w:val="_Style 15"/>
    <w:basedOn w:val="9"/>
    <w:uiPriority w:val="0"/>
    <w:tblPr>
      <w:tblCellMar>
        <w:top w:w="100" w:type="dxa"/>
        <w:left w:w="100" w:type="dxa"/>
        <w:bottom w:w="100" w:type="dxa"/>
        <w:right w:w="100" w:type="dxa"/>
      </w:tblCellMar>
    </w:tblPr>
  </w:style>
  <w:style w:type="table" w:customStyle="1" w:styleId="28">
    <w:name w:val="_Style 16"/>
    <w:basedOn w:val="9"/>
    <w:uiPriority w:val="0"/>
    <w:tblPr>
      <w:tblCellMar>
        <w:top w:w="100" w:type="dxa"/>
        <w:left w:w="100" w:type="dxa"/>
        <w:bottom w:w="100" w:type="dxa"/>
        <w:right w:w="100" w:type="dxa"/>
      </w:tblCellMar>
    </w:tblPr>
  </w:style>
  <w:style w:type="table" w:customStyle="1" w:styleId="29">
    <w:name w:val="_Style 17"/>
    <w:basedOn w:val="9"/>
    <w:uiPriority w:val="0"/>
    <w:tblPr>
      <w:tblCellMar>
        <w:top w:w="100" w:type="dxa"/>
        <w:left w:w="100" w:type="dxa"/>
        <w:bottom w:w="100" w:type="dxa"/>
        <w:right w:w="100" w:type="dxa"/>
      </w:tblCellMar>
    </w:tblPr>
  </w:style>
  <w:style w:type="character" w:customStyle="1" w:styleId="30">
    <w:name w:val="Header Char"/>
    <w:basedOn w:val="8"/>
    <w:link w:val="12"/>
    <w:uiPriority w:val="99"/>
  </w:style>
  <w:style w:type="character" w:customStyle="1" w:styleId="31">
    <w:name w:val="Footer Char"/>
    <w:basedOn w:val="8"/>
    <w:link w:val="11"/>
    <w:uiPriority w:val="99"/>
  </w:style>
  <w:style w:type="character" w:customStyle="1" w:styleId="32">
    <w:name w:val="word"/>
    <w:basedOn w:val="8"/>
    <w:uiPriority w:val="0"/>
  </w:style>
  <w:style w:type="paragraph" w:customStyle="1" w:styleId="33">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color w:val="2F5597" w:themeColor="accent1" w:themeShade="BF"/>
      <w:sz w:val="32"/>
      <w:szCs w:val="32"/>
      <w:lang w:val="en-US"/>
    </w:rPr>
  </w:style>
  <w:style w:type="paragraph" w:styleId="34">
    <w:name w:val="List Paragraph"/>
    <w:basedOn w:val="1"/>
    <w:qFormat/>
    <w:uiPriority w:val="34"/>
    <w:pPr>
      <w:ind w:left="720"/>
      <w:contextualSpacing/>
    </w:pPr>
  </w:style>
  <w:style w:type="character" w:customStyle="1" w:styleId="35">
    <w:name w:val="x4k7w5x"/>
    <w:basedOn w:val="8"/>
    <w:uiPriority w:val="0"/>
  </w:style>
  <w:style w:type="character" w:customStyle="1" w:styleId="36">
    <w:name w:val="Heading 2 Char"/>
    <w:link w:val="3"/>
    <w:qFormat/>
    <w:uiPriority w:val="0"/>
    <w:rPr>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sv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11056</Words>
  <Characters>63024</Characters>
  <Lines>525</Lines>
  <Paragraphs>147</Paragraphs>
  <TotalTime>11</TotalTime>
  <ScaleCrop>false</ScaleCrop>
  <LinksUpToDate>false</LinksUpToDate>
  <CharactersWithSpaces>73933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2023-06-29T14:17:00Z</dcterms:created>
  <dc:creator>Tutuianu Robert</dc:creator>
  <cp:lastModifiedBy>robert</cp:lastModifiedBy>
  <dcterms:modified xsi:type="dcterms:W3CDTF">2025-06-06T13:50:14Z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